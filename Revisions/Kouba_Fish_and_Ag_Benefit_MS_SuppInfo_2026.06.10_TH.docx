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84DA" w14:textId="6F01C217" w:rsidR="00CE6EAA" w:rsidRPr="00BF1BF9" w:rsidRDefault="00446680" w:rsidP="00FF3503">
      <w:pPr>
        <w:spacing w:before="100" w:beforeAutospacing="1" w:after="100" w:afterAutospacing="1"/>
        <w:jc w:val="center"/>
        <w:rPr>
          <w:rFonts w:ascii="Myriad Pro" w:hAnsi="Myriad Pro"/>
          <w:i/>
          <w:sz w:val="22"/>
          <w:szCs w:val="22"/>
        </w:rPr>
      </w:pPr>
      <w:r>
        <w:rPr>
          <w:rFonts w:ascii="Myriad Pro" w:hAnsi="Myriad Pro"/>
          <w:i/>
          <w:sz w:val="22"/>
          <w:szCs w:val="22"/>
        </w:rPr>
        <w:t>Water Resources Research</w:t>
      </w:r>
    </w:p>
    <w:p w14:paraId="2CB29489" w14:textId="77777777" w:rsidR="00FF3503" w:rsidRPr="00CE6EAA" w:rsidRDefault="00FF3503" w:rsidP="00FF3503">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14:paraId="42FFC78E" w14:textId="5DAC25EE" w:rsidR="00FF3503" w:rsidRDefault="007068E5" w:rsidP="00FF3503">
      <w:pPr>
        <w:spacing w:before="100" w:beforeAutospacing="1" w:after="100" w:afterAutospacing="1"/>
        <w:jc w:val="center"/>
        <w:rPr>
          <w:rFonts w:ascii="Myriad Pro" w:hAnsi="Myriad Pro"/>
          <w:sz w:val="22"/>
          <w:szCs w:val="22"/>
        </w:rPr>
      </w:pPr>
      <w:r w:rsidRPr="007068E5">
        <w:rPr>
          <w:rFonts w:ascii="Myriad Pro" w:hAnsi="Myriad Pro"/>
          <w:b/>
          <w:sz w:val="22"/>
          <w:szCs w:val="22"/>
        </w:rPr>
        <w:t xml:space="preserve">Farms, fish, and cost: stakeholder-driven scenario design and objective functions clarify trade-offs in an active local water planning process, Northern California </w:t>
      </w:r>
      <w:r w:rsidRPr="007068E5">
        <w:rPr>
          <w:rFonts w:ascii="Myriad Pro" w:hAnsi="Myriad Pro"/>
          <w:sz w:val="22"/>
          <w:szCs w:val="22"/>
        </w:rPr>
        <w:t>Claire Kouba</w:t>
      </w:r>
      <w:r w:rsidR="0011506B" w:rsidRPr="009916AA">
        <w:rPr>
          <w:rFonts w:ascii="Myriad Pro" w:hAnsi="Myriad Pro"/>
          <w:sz w:val="22"/>
          <w:szCs w:val="22"/>
          <w:vertAlign w:val="superscript"/>
        </w:rPr>
        <w:t>1</w:t>
      </w:r>
      <w:r w:rsidRPr="007068E5">
        <w:rPr>
          <w:rFonts w:ascii="Myriad Pro" w:hAnsi="Myriad Pro"/>
          <w:sz w:val="22"/>
          <w:szCs w:val="22"/>
        </w:rPr>
        <w:t>, Leland Scantlebury</w:t>
      </w:r>
      <w:r w:rsidR="0011506B" w:rsidRPr="009916AA">
        <w:rPr>
          <w:rFonts w:ascii="Myriad Pro" w:hAnsi="Myriad Pro"/>
          <w:sz w:val="22"/>
          <w:szCs w:val="22"/>
          <w:vertAlign w:val="superscript"/>
        </w:rPr>
        <w:t>2</w:t>
      </w:r>
      <w:r w:rsidRPr="007068E5">
        <w:rPr>
          <w:rFonts w:ascii="Myriad Pro" w:hAnsi="Myriad Pro"/>
          <w:sz w:val="22"/>
          <w:szCs w:val="22"/>
        </w:rPr>
        <w:t>, Thomas Harter</w:t>
      </w:r>
      <w:r w:rsidR="0011506B" w:rsidRPr="009916AA">
        <w:rPr>
          <w:rFonts w:ascii="Myriad Pro" w:hAnsi="Myriad Pro"/>
          <w:sz w:val="22"/>
          <w:szCs w:val="22"/>
          <w:vertAlign w:val="superscript"/>
        </w:rPr>
        <w:t>3</w:t>
      </w:r>
    </w:p>
    <w:p w14:paraId="69976EF8" w14:textId="001593EB" w:rsidR="00B77E40"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1 Yale School of the Environment, Yale University, New Haven Connecticut</w:t>
      </w:r>
    </w:p>
    <w:p w14:paraId="50A7DFBC" w14:textId="32499ACA" w:rsidR="009916AA"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2 Hydrologic Sciences, University of California Davis, Davis California</w:t>
      </w:r>
    </w:p>
    <w:p w14:paraId="70BFC125" w14:textId="4F98786A" w:rsidR="009916AA" w:rsidRPr="00B77E40"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3 Land Air and Water Resources, University of California Davis, Davis California</w:t>
      </w:r>
    </w:p>
    <w:p w14:paraId="71891EDF" w14:textId="77777777" w:rsidR="00094365" w:rsidRPr="00CE6EAA" w:rsidRDefault="00A50033" w:rsidP="00825950">
      <w:pPr>
        <w:spacing w:before="100" w:beforeAutospacing="1" w:after="100" w:afterAutospacing="1"/>
        <w:jc w:val="center"/>
        <w:rPr>
          <w:rFonts w:ascii="Myriad Pro" w:hAnsi="Myriad Pro"/>
          <w:sz w:val="22"/>
          <w:szCs w:val="22"/>
        </w:rPr>
      </w:pPr>
      <w:r w:rsidRPr="00CE6EAA" w:rsidDel="00A50033">
        <w:rPr>
          <w:rFonts w:ascii="Myriad Pro" w:hAnsi="Myriad Pro"/>
          <w:sz w:val="22"/>
          <w:szCs w:val="22"/>
        </w:rPr>
        <w:t xml:space="preserve"> </w:t>
      </w:r>
    </w:p>
    <w:p w14:paraId="347237BD" w14:textId="77777777" w:rsidR="00094365" w:rsidRPr="00CE6EAA" w:rsidRDefault="00094365" w:rsidP="000B2E64">
      <w:pPr>
        <w:spacing w:before="100" w:beforeAutospacing="1" w:after="100" w:afterAutospacing="1"/>
        <w:jc w:val="center"/>
        <w:rPr>
          <w:rFonts w:ascii="Myriad Pro" w:hAnsi="Myriad Pro"/>
          <w:sz w:val="22"/>
          <w:szCs w:val="22"/>
        </w:rPr>
      </w:pPr>
    </w:p>
    <w:p w14:paraId="1CD128B3" w14:textId="77777777" w:rsidR="00111843" w:rsidRDefault="00111843" w:rsidP="00111843">
      <w:pPr>
        <w:rPr>
          <w:rFonts w:ascii="Myriad Pro" w:hAnsi="Myriad Pro"/>
          <w:b/>
        </w:rPr>
      </w:pPr>
      <w:r w:rsidRPr="00CE6EAA">
        <w:rPr>
          <w:rFonts w:ascii="Myriad Pro" w:hAnsi="Myriad Pro"/>
          <w:b/>
        </w:rPr>
        <w:t>Contents of this file</w:t>
      </w:r>
      <w:r w:rsidR="00E43D2D">
        <w:rPr>
          <w:rFonts w:ascii="Myriad Pro" w:hAnsi="Myriad Pro"/>
          <w:b/>
        </w:rPr>
        <w:t xml:space="preserve"> </w:t>
      </w:r>
    </w:p>
    <w:p w14:paraId="1F13291B" w14:textId="77777777" w:rsidR="00E43D2D" w:rsidRPr="00E40896" w:rsidRDefault="00E43D2D" w:rsidP="00111843">
      <w:pPr>
        <w:rPr>
          <w:rFonts w:ascii="Myriad Pro" w:hAnsi="Myriad Pro"/>
        </w:rPr>
      </w:pPr>
    </w:p>
    <w:p w14:paraId="098EB37A" w14:textId="7D6FD90A" w:rsidR="00970477" w:rsidRPr="00CE6EAA" w:rsidRDefault="00970477" w:rsidP="00970477">
      <w:pPr>
        <w:ind w:left="720"/>
        <w:rPr>
          <w:rFonts w:ascii="Myriad Pro" w:hAnsi="Myriad Pro"/>
          <w:sz w:val="22"/>
          <w:szCs w:val="22"/>
        </w:rPr>
      </w:pPr>
      <w:r w:rsidRPr="00CE6EAA">
        <w:rPr>
          <w:rFonts w:ascii="Myriad Pro" w:hAnsi="Myriad Pro"/>
          <w:sz w:val="22"/>
          <w:szCs w:val="22"/>
        </w:rPr>
        <w:t>Text S</w:t>
      </w:r>
      <w:r>
        <w:rPr>
          <w:rFonts w:ascii="Myriad Pro" w:hAnsi="Myriad Pro"/>
          <w:sz w:val="22"/>
          <w:szCs w:val="22"/>
        </w:rPr>
        <w:t>1</w:t>
      </w:r>
    </w:p>
    <w:p w14:paraId="10640459" w14:textId="6DB960C6" w:rsidR="00111843" w:rsidRPr="00CE6EAA" w:rsidRDefault="00111843" w:rsidP="00111843">
      <w:pPr>
        <w:ind w:left="720"/>
        <w:rPr>
          <w:rFonts w:ascii="Myriad Pro" w:hAnsi="Myriad Pro"/>
          <w:sz w:val="22"/>
          <w:szCs w:val="22"/>
        </w:rPr>
      </w:pPr>
      <w:r w:rsidRPr="00CE6EAA">
        <w:rPr>
          <w:rFonts w:ascii="Myriad Pro" w:hAnsi="Myriad Pro"/>
          <w:sz w:val="22"/>
          <w:szCs w:val="22"/>
        </w:rPr>
        <w:t>Figures S1</w:t>
      </w:r>
      <w:r w:rsidR="00134989">
        <w:rPr>
          <w:rFonts w:ascii="Myriad Pro" w:hAnsi="Myriad Pro"/>
          <w:sz w:val="22"/>
          <w:szCs w:val="22"/>
        </w:rPr>
        <w:t xml:space="preserve"> through</w:t>
      </w:r>
      <w:r w:rsidRPr="00CE6EAA">
        <w:rPr>
          <w:rFonts w:ascii="Myriad Pro" w:hAnsi="Myriad Pro"/>
          <w:sz w:val="22"/>
          <w:szCs w:val="22"/>
        </w:rPr>
        <w:t xml:space="preserve"> S</w:t>
      </w:r>
      <w:r w:rsidR="008F2CB0">
        <w:rPr>
          <w:rFonts w:ascii="Myriad Pro" w:hAnsi="Myriad Pro"/>
          <w:sz w:val="22"/>
          <w:szCs w:val="22"/>
        </w:rPr>
        <w:t>18</w:t>
      </w:r>
    </w:p>
    <w:p w14:paraId="6807841A" w14:textId="6D735AD0" w:rsidR="00111843" w:rsidRDefault="00111843" w:rsidP="00111843">
      <w:pPr>
        <w:ind w:left="720"/>
        <w:rPr>
          <w:rFonts w:ascii="Myriad Pro" w:hAnsi="Myriad Pro"/>
          <w:sz w:val="22"/>
          <w:szCs w:val="22"/>
        </w:rPr>
      </w:pPr>
      <w:r w:rsidRPr="00CE6EAA">
        <w:rPr>
          <w:rFonts w:ascii="Myriad Pro" w:hAnsi="Myriad Pro"/>
          <w:sz w:val="22"/>
          <w:szCs w:val="22"/>
        </w:rPr>
        <w:t>Tables S1 to S</w:t>
      </w:r>
      <w:r w:rsidR="007068E5">
        <w:rPr>
          <w:rFonts w:ascii="Myriad Pro" w:hAnsi="Myriad Pro"/>
          <w:sz w:val="22"/>
          <w:szCs w:val="22"/>
        </w:rPr>
        <w:t>8</w:t>
      </w:r>
    </w:p>
    <w:p w14:paraId="05B15D36" w14:textId="1BD6B26B" w:rsidR="001C60B8" w:rsidRPr="00CE6EAA" w:rsidRDefault="001C60B8" w:rsidP="00111843">
      <w:pPr>
        <w:ind w:left="720"/>
        <w:rPr>
          <w:rFonts w:ascii="Myriad Pro" w:hAnsi="Myriad Pro"/>
          <w:sz w:val="22"/>
          <w:szCs w:val="22"/>
        </w:rPr>
      </w:pPr>
      <w:r>
        <w:rPr>
          <w:rFonts w:ascii="Myriad Pro" w:hAnsi="Myriad Pro"/>
          <w:sz w:val="22"/>
          <w:szCs w:val="22"/>
        </w:rPr>
        <w:t>Movies S1 to S4</w:t>
      </w:r>
    </w:p>
    <w:p w14:paraId="0363B503" w14:textId="77777777" w:rsidR="00111843" w:rsidRPr="00E40896" w:rsidRDefault="00111843" w:rsidP="00111843">
      <w:pPr>
        <w:ind w:left="720"/>
        <w:rPr>
          <w:rFonts w:ascii="Myriad Pro" w:hAnsi="Myriad Pro"/>
        </w:rPr>
      </w:pPr>
    </w:p>
    <w:p w14:paraId="2323E638" w14:textId="77777777" w:rsidR="00111843" w:rsidRPr="00CE6EAA" w:rsidRDefault="00111843" w:rsidP="00111843">
      <w:pPr>
        <w:rPr>
          <w:rFonts w:ascii="Myriad Pro" w:hAnsi="Myriad Pro"/>
          <w:b/>
        </w:rPr>
      </w:pPr>
      <w:r w:rsidRPr="00CE6EAA">
        <w:rPr>
          <w:rFonts w:ascii="Myriad Pro" w:hAnsi="Myriad Pro"/>
          <w:b/>
        </w:rPr>
        <w:t>Additional Supporting Information (Files uploaded separately)</w:t>
      </w:r>
    </w:p>
    <w:p w14:paraId="3343B9AD" w14:textId="77777777" w:rsidR="00111843" w:rsidRPr="00E40896" w:rsidRDefault="00111843" w:rsidP="00111843">
      <w:pPr>
        <w:rPr>
          <w:rFonts w:ascii="Myriad Pro Light" w:hAnsi="Myriad Pro Light"/>
          <w:b/>
        </w:rPr>
      </w:pPr>
    </w:p>
    <w:p w14:paraId="7FEF65C7" w14:textId="6DEFAE1B" w:rsidR="00111843" w:rsidRPr="00CE6EAA" w:rsidRDefault="00111843" w:rsidP="00111843">
      <w:pPr>
        <w:ind w:left="720"/>
        <w:rPr>
          <w:rFonts w:ascii="Myriad Pro" w:hAnsi="Myriad Pro"/>
          <w:sz w:val="22"/>
          <w:szCs w:val="22"/>
        </w:rPr>
      </w:pPr>
      <w:r w:rsidRPr="00CE6EAA">
        <w:rPr>
          <w:rFonts w:ascii="Myriad Pro" w:hAnsi="Myriad Pro"/>
          <w:sz w:val="22"/>
          <w:szCs w:val="22"/>
        </w:rPr>
        <w:t xml:space="preserve">Captions for </w:t>
      </w:r>
      <w:r w:rsidR="0084302D">
        <w:rPr>
          <w:rFonts w:ascii="Myriad Pro" w:hAnsi="Myriad Pro"/>
          <w:sz w:val="22"/>
          <w:szCs w:val="22"/>
        </w:rPr>
        <w:t>Data Sets</w:t>
      </w:r>
      <w:r w:rsidRPr="00CE6EAA">
        <w:rPr>
          <w:rFonts w:ascii="Myriad Pro" w:hAnsi="Myriad Pro"/>
          <w:sz w:val="22"/>
          <w:szCs w:val="22"/>
        </w:rPr>
        <w:t xml:space="preserve"> S</w:t>
      </w:r>
      <w:r w:rsidR="000E00F3">
        <w:rPr>
          <w:rFonts w:ascii="Myriad Pro" w:hAnsi="Myriad Pro"/>
          <w:sz w:val="22"/>
          <w:szCs w:val="22"/>
        </w:rPr>
        <w:t>1</w:t>
      </w:r>
      <w:r w:rsidRPr="00CE6EAA">
        <w:rPr>
          <w:rFonts w:ascii="Myriad Pro" w:hAnsi="Myriad Pro"/>
          <w:sz w:val="22"/>
          <w:szCs w:val="22"/>
        </w:rPr>
        <w:t xml:space="preserve"> to S</w:t>
      </w:r>
      <w:r w:rsidR="00824E91">
        <w:rPr>
          <w:rFonts w:ascii="Myriad Pro" w:hAnsi="Myriad Pro"/>
          <w:sz w:val="22"/>
          <w:szCs w:val="22"/>
        </w:rPr>
        <w:t>4</w:t>
      </w:r>
    </w:p>
    <w:p w14:paraId="79042C92" w14:textId="77777777" w:rsidR="00FF3503" w:rsidRPr="00CE6EAA" w:rsidRDefault="00FF3503" w:rsidP="00FF3503">
      <w:pPr>
        <w:spacing w:before="100" w:beforeAutospacing="1" w:after="100" w:afterAutospacing="1"/>
        <w:rPr>
          <w:rFonts w:ascii="Myriad Pro" w:hAnsi="Myriad Pro"/>
          <w:b/>
          <w:szCs w:val="24"/>
        </w:rPr>
      </w:pPr>
      <w:r w:rsidRPr="00CE6EAA">
        <w:rPr>
          <w:rFonts w:ascii="Myriad Pro" w:hAnsi="Myriad Pro"/>
          <w:b/>
          <w:bCs/>
          <w:szCs w:val="24"/>
        </w:rPr>
        <w:t>Introduction</w:t>
      </w:r>
      <w:r w:rsidRPr="00CE6EAA">
        <w:rPr>
          <w:rFonts w:ascii="Myriad Pro" w:hAnsi="Myriad Pro"/>
          <w:b/>
          <w:szCs w:val="24"/>
        </w:rPr>
        <w:t xml:space="preserve"> </w:t>
      </w:r>
    </w:p>
    <w:p w14:paraId="6B76D305" w14:textId="6A28485F"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 xml:space="preserve">Text S1 contains additional methods details regarding the Hydrologic Benefit Function(s) used in this study. </w:t>
      </w:r>
    </w:p>
    <w:p w14:paraId="4A70782C" w14:textId="4C246961"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Figures S1 and S2 contain general information regarding a subset of water management scenarios.</w:t>
      </w:r>
    </w:p>
    <w:p w14:paraId="6F4A4765" w14:textId="63941448"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Figures S3-S18 contain supplemental figures illustrating the study results based on four different Hydrologic Benefit (HB) Function formulations, which were based on four different ecological response units: coho juvenile abundance, coho juveniles per spawner, Chinook juvenile abundance, and Chinook juveniles per spawner (HB Functions A-D, respectively).</w:t>
      </w:r>
    </w:p>
    <w:p w14:paraId="6821B855" w14:textId="40E069AD"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Tables S1-S4 contain the coefficients in Hydrologic Benefit Functions A-D, respectively.</w:t>
      </w:r>
    </w:p>
    <w:p w14:paraId="63127D9E" w14:textId="77777777" w:rsidR="000E00F3" w:rsidRDefault="000E00F3" w:rsidP="000E00F3">
      <w:pPr>
        <w:spacing w:before="100" w:beforeAutospacing="1" w:after="100" w:afterAutospacing="1"/>
        <w:rPr>
          <w:rFonts w:ascii="Myriad Pro" w:hAnsi="Myriad Pro"/>
          <w:sz w:val="22"/>
          <w:szCs w:val="22"/>
        </w:rPr>
      </w:pPr>
      <w:r>
        <w:rPr>
          <w:rFonts w:ascii="Myriad Pro" w:hAnsi="Myriad Pro"/>
          <w:sz w:val="22"/>
          <w:szCs w:val="22"/>
        </w:rPr>
        <w:lastRenderedPageBreak/>
        <w:t>Tables S5-S8 each contain tabulated model results for all 25 management scenarios, for Hydrologic Benefit Functions A-D, respectively.</w:t>
      </w:r>
    </w:p>
    <w:p w14:paraId="003C8C10" w14:textId="6DB00205" w:rsidR="000E00F3" w:rsidRDefault="00616DC2" w:rsidP="000E00F3">
      <w:pPr>
        <w:spacing w:before="100" w:beforeAutospacing="1" w:after="100" w:afterAutospacing="1"/>
        <w:rPr>
          <w:rFonts w:ascii="Myriad Pro" w:hAnsi="Myriad Pro"/>
          <w:sz w:val="22"/>
          <w:szCs w:val="22"/>
        </w:rPr>
      </w:pPr>
      <w:r>
        <w:rPr>
          <w:rFonts w:ascii="Myriad Pro" w:hAnsi="Myriad Pro"/>
          <w:sz w:val="22"/>
          <w:szCs w:val="22"/>
        </w:rPr>
        <w:t>Data Sets</w:t>
      </w:r>
      <w:r w:rsidR="000E00F3">
        <w:rPr>
          <w:rFonts w:ascii="Myriad Pro" w:hAnsi="Myriad Pro"/>
          <w:sz w:val="22"/>
          <w:szCs w:val="22"/>
        </w:rPr>
        <w:t xml:space="preserve"> S1-S4 (uploaded separately as files starting with notations ds01-ds04) contain the annual functional flow values, for water years 1991-2025, used to calculate the value of Hydrologic Benefit Functions A-D, respectively</w:t>
      </w:r>
      <w:r w:rsidR="00DB417E">
        <w:rPr>
          <w:rFonts w:ascii="Myriad Pro" w:hAnsi="Myriad Pro"/>
          <w:sz w:val="22"/>
          <w:szCs w:val="22"/>
        </w:rPr>
        <w:t>, for four example scenarios</w:t>
      </w:r>
      <w:r w:rsidR="000E00F3">
        <w:rPr>
          <w:rFonts w:ascii="Myriad Pro" w:hAnsi="Myriad Pro"/>
          <w:sz w:val="22"/>
          <w:szCs w:val="22"/>
        </w:rPr>
        <w:t>.</w:t>
      </w:r>
      <w:r w:rsidR="00363251">
        <w:rPr>
          <w:rFonts w:ascii="Myriad Pro" w:hAnsi="Myriad Pro"/>
          <w:sz w:val="22"/>
          <w:szCs w:val="22"/>
        </w:rPr>
        <w:t xml:space="preserve"> Captions for these tables are found at the end of this Supporting Information document.</w:t>
      </w:r>
    </w:p>
    <w:p w14:paraId="2218C341" w14:textId="77777777" w:rsidR="00015F74" w:rsidRPr="00E40896" w:rsidRDefault="00015F74">
      <w:pPr>
        <w:rPr>
          <w:rFonts w:ascii="Myriad Pro" w:hAnsi="Myriad Pro"/>
          <w:b/>
        </w:rPr>
      </w:pPr>
    </w:p>
    <w:p w14:paraId="2B074851" w14:textId="77777777" w:rsidR="002C030F" w:rsidRPr="00E40896" w:rsidRDefault="002C030F">
      <w:pPr>
        <w:rPr>
          <w:rFonts w:ascii="Myriad Pro" w:hAnsi="Myriad Pro"/>
        </w:rPr>
      </w:pPr>
    </w:p>
    <w:p w14:paraId="37658176" w14:textId="77777777" w:rsidR="00616DC2" w:rsidRDefault="00616DC2">
      <w:pPr>
        <w:rPr>
          <w:rFonts w:ascii="Myriad Pro" w:hAnsi="Myriad Pro"/>
          <w:b/>
          <w:bCs/>
          <w:kern w:val="32"/>
          <w:sz w:val="22"/>
          <w:szCs w:val="22"/>
        </w:rPr>
      </w:pPr>
      <w:r>
        <w:rPr>
          <w:rFonts w:ascii="Myriad Pro" w:hAnsi="Myriad Pro"/>
          <w:sz w:val="22"/>
          <w:szCs w:val="22"/>
        </w:rPr>
        <w:br w:type="page"/>
      </w:r>
    </w:p>
    <w:p w14:paraId="0151D388" w14:textId="3D2E61AA" w:rsidR="00513DA2" w:rsidRDefault="00970477" w:rsidP="00970477">
      <w:pPr>
        <w:pStyle w:val="SMHeading"/>
        <w:rPr>
          <w:rFonts w:ascii="Myriad Pro" w:hAnsi="Myriad Pro"/>
          <w:sz w:val="22"/>
          <w:szCs w:val="22"/>
        </w:rPr>
      </w:pPr>
      <w:r w:rsidRPr="005314B5">
        <w:rPr>
          <w:rFonts w:ascii="Myriad Pro" w:hAnsi="Myriad Pro"/>
          <w:sz w:val="22"/>
          <w:szCs w:val="22"/>
        </w:rPr>
        <w:lastRenderedPageBreak/>
        <w:t>Text</w:t>
      </w:r>
      <w:r>
        <w:rPr>
          <w:rFonts w:ascii="Myriad Pro" w:hAnsi="Myriad Pro"/>
          <w:sz w:val="22"/>
          <w:szCs w:val="22"/>
        </w:rPr>
        <w:t xml:space="preserve"> S1. </w:t>
      </w:r>
    </w:p>
    <w:p w14:paraId="5371D1E0" w14:textId="2DCF579F" w:rsidR="00970477" w:rsidRPr="005314B5" w:rsidRDefault="00970477" w:rsidP="00970477">
      <w:pPr>
        <w:pStyle w:val="SMHeading"/>
        <w:rPr>
          <w:rFonts w:ascii="Myriad Pro" w:hAnsi="Myriad Pro"/>
          <w:sz w:val="22"/>
          <w:szCs w:val="22"/>
        </w:rPr>
      </w:pPr>
      <w:r w:rsidRPr="00970477">
        <w:rPr>
          <w:rFonts w:ascii="Myriad Pro" w:hAnsi="Myriad Pro"/>
          <w:sz w:val="22"/>
          <w:szCs w:val="22"/>
        </w:rPr>
        <w:t>Methodological details of Hydrologic Benefit function</w:t>
      </w:r>
      <w:r w:rsidR="008762DC">
        <w:rPr>
          <w:rFonts w:ascii="Myriad Pro" w:hAnsi="Myriad Pro"/>
          <w:sz w:val="22"/>
          <w:szCs w:val="22"/>
        </w:rPr>
        <w:t xml:space="preserve"> </w:t>
      </w:r>
      <w:r w:rsidRPr="00970477">
        <w:rPr>
          <w:rFonts w:ascii="Myriad Pro" w:hAnsi="Myriad Pro"/>
          <w:sz w:val="22"/>
          <w:szCs w:val="22"/>
        </w:rPr>
        <w:t>formulations</w:t>
      </w:r>
    </w:p>
    <w:p w14:paraId="508D5CB6"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ins w:id="0" w:author="Thomas Harter" w:date="2026-06-10T21:01:00Z" w16du:dateUtc="2026-06-11T04:01:00Z">
                <w:rPr>
                  <w:rFonts w:ascii="Cambria Math" w:hAnsi="Cambria Math"/>
                </w:rPr>
              </w:ins>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ins w:id="1" w:author="Thomas Harter" w:date="2026-06-10T21:01:00Z" w16du:dateUtc="2026-06-11T04:01:00Z">
                <w:rPr>
                  <w:rFonts w:ascii="Cambria Math" w:hAnsi="Cambria Math"/>
                </w:rPr>
              </w:ins>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ins w:id="2" w:author="Thomas Harter" w:date="2026-06-10T21:01:00Z" w16du:dateUtc="2026-06-11T04:01:00Z">
                <w:rPr>
                  <w:rFonts w:ascii="Cambria Math" w:hAnsi="Cambria Math"/>
                </w:rPr>
              </w:ins>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ins w:id="3" w:author="Thomas Harter" w:date="2026-06-10T21:01:00Z" w16du:dateUtc="2026-06-11T04:01:00Z">
                <w:rPr>
                  <w:rFonts w:ascii="Cambria Math" w:hAnsi="Cambria Math"/>
                </w:rPr>
              </w:ins>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rPr>
          <w:rFonts w:ascii="Myriad Pro" w:hAnsi="Myriad Pro"/>
        </w:rPr>
        <w:t xml:space="preserve"> ; </w:t>
      </w:r>
      <w:r w:rsidRPr="00970477">
        <w:rPr>
          <w:rFonts w:ascii="Myriad Pro" w:hAnsi="Myriad Pro"/>
          <w:sz w:val="22"/>
          <w:szCs w:val="22"/>
        </w:rPr>
        <w:t>see methods in Kouba et al. (2025) for more details. It</w:t>
      </w:r>
      <w:r w:rsidRPr="00970477">
        <w:rPr>
          <w:rFonts w:ascii="Segoe UI" w:hAnsi="Segoe UI" w:cs="Segoe UI"/>
          <w:sz w:val="22"/>
          <w:szCs w:val="22"/>
        </w:rPr>
        <w:t>’</w:t>
      </w:r>
      <w:r w:rsidRPr="00970477">
        <w:rPr>
          <w:rFonts w:ascii="Myriad Pro" w:hAnsi="Myriad Pro"/>
          <w:sz w:val="22"/>
          <w:szCs w:val="22"/>
        </w:rPr>
        <w:t xml:space="preserve">s important to note that, in this dataset, only 40-60% of variation in fish outcome was explained in models based on flow data, and the HB function does not constitute a prediction of the number of fish </w:t>
      </w:r>
      <w:proofErr w:type="spellStart"/>
      <w:r w:rsidRPr="00970477">
        <w:rPr>
          <w:rFonts w:ascii="Myriad Pro" w:hAnsi="Myriad Pro"/>
          <w:sz w:val="22"/>
          <w:szCs w:val="22"/>
        </w:rPr>
        <w:t>outmigrating</w:t>
      </w:r>
      <w:proofErr w:type="spellEnd"/>
      <w:r w:rsidRPr="00970477">
        <w:rPr>
          <w:rFonts w:ascii="Myriad Pro" w:hAnsi="Myriad Pro"/>
          <w:sz w:val="22"/>
          <w:szCs w:val="22"/>
        </w:rPr>
        <w:t xml:space="preserve"> in a given year.</w:t>
      </w:r>
    </w:p>
    <w:p w14:paraId="5A2A7FE4" w14:textId="48455124" w:rsidR="00970477" w:rsidRPr="00970477" w:rsidRDefault="00F06C0E" w:rsidP="00970477">
      <w:pPr>
        <w:pStyle w:val="SMText"/>
        <w:rPr>
          <w:rFonts w:ascii="Myriad Pro" w:hAnsi="Myriad Pro"/>
          <w:sz w:val="22"/>
          <w:szCs w:val="22"/>
        </w:rPr>
      </w:pPr>
      <w:ins w:id="4" w:author="Thomas Harter" w:date="2026-06-10T21:27:00Z" w16du:dateUtc="2026-06-11T04:27:00Z">
        <w:r>
          <w:rPr>
            <w:rFonts w:ascii="Myriad Pro" w:hAnsi="Myriad Pro"/>
            <w:sz w:val="22"/>
            <w:szCs w:val="22"/>
          </w:rPr>
          <w:t xml:space="preserve">While Kouba et al. (2025, Table 2) identified twelve HB functions, </w:t>
        </w:r>
      </w:ins>
      <w:del w:id="5" w:author="Thomas Harter" w:date="2026-06-10T21:28:00Z" w16du:dateUtc="2026-06-11T04:28:00Z">
        <w:r w:rsidR="00970477" w:rsidRPr="00970477" w:rsidDel="00F06C0E">
          <w:rPr>
            <w:rFonts w:ascii="Myriad Pro" w:hAnsi="Myriad Pro"/>
            <w:sz w:val="22"/>
            <w:szCs w:val="22"/>
          </w:rPr>
          <w:delText xml:space="preserve">Specifically, </w:delText>
        </w:r>
      </w:del>
      <w:r w:rsidR="00970477" w:rsidRPr="00970477">
        <w:rPr>
          <w:rFonts w:ascii="Myriad Pro" w:hAnsi="Myriad Pro"/>
          <w:sz w:val="22"/>
          <w:szCs w:val="22"/>
        </w:rPr>
        <w:t xml:space="preserve">the results below are based on </w:t>
      </w:r>
      <w:ins w:id="6" w:author="Thomas Harter" w:date="2026-06-10T21:28:00Z" w16du:dateUtc="2026-06-11T04:28:00Z">
        <w:r>
          <w:rPr>
            <w:rFonts w:ascii="Myriad Pro" w:hAnsi="Myriad Pro"/>
            <w:sz w:val="22"/>
            <w:szCs w:val="22"/>
          </w:rPr>
          <w:t xml:space="preserve">only four </w:t>
        </w:r>
        <w:r w:rsidR="008A6976">
          <w:rPr>
            <w:rFonts w:ascii="Myriad Pro" w:hAnsi="Myriad Pro"/>
            <w:sz w:val="22"/>
            <w:szCs w:val="22"/>
          </w:rPr>
          <w:t xml:space="preserve">of those </w:t>
        </w:r>
      </w:ins>
      <w:r w:rsidR="00970477" w:rsidRPr="00970477">
        <w:rPr>
          <w:rFonts w:ascii="Myriad Pro" w:hAnsi="Myriad Pro"/>
          <w:sz w:val="22"/>
          <w:szCs w:val="22"/>
        </w:rPr>
        <w:t>statistical models,</w:t>
      </w:r>
      <w:ins w:id="7" w:author="Thomas Harter" w:date="2026-06-10T21:28:00Z" w16du:dateUtc="2026-06-11T04:28:00Z">
        <w:r w:rsidR="008A6976">
          <w:rPr>
            <w:rFonts w:ascii="Myriad Pro" w:hAnsi="Myriad Pro"/>
            <w:sz w:val="22"/>
            <w:szCs w:val="22"/>
          </w:rPr>
          <w:t xml:space="preserve"> all</w:t>
        </w:r>
      </w:ins>
      <w:r w:rsidR="00970477" w:rsidRPr="00970477">
        <w:rPr>
          <w:rFonts w:ascii="Myriad Pro" w:hAnsi="Myriad Pro"/>
          <w:sz w:val="22"/>
          <w:szCs w:val="22"/>
        </w:rPr>
        <w:t xml:space="preserve"> using LASSO regression, of reproductive output for two species of salmon (coho and Chinook) in the Scott River stream system. Reproductive output is expressed in units of </w:t>
      </w:r>
      <w:proofErr w:type="spellStart"/>
      <w:r w:rsidR="00970477" w:rsidRPr="00970477">
        <w:rPr>
          <w:rFonts w:ascii="Myriad Pro" w:hAnsi="Myriad Pro"/>
          <w:sz w:val="22"/>
          <w:szCs w:val="22"/>
        </w:rPr>
        <w:t>outmigrating</w:t>
      </w:r>
      <w:proofErr w:type="spellEnd"/>
      <w:r w:rsidR="00970477" w:rsidRPr="00970477">
        <w:rPr>
          <w:rFonts w:ascii="Myriad Pro" w:hAnsi="Myriad Pro"/>
          <w:sz w:val="22"/>
          <w:szCs w:val="22"/>
        </w:rPr>
        <w:t xml:space="preserve"> juvenile abundance and normalized juveniles-per-adult spawner; two reproductive units for two species yields the four HB function formulations.</w:t>
      </w:r>
    </w:p>
    <w:p w14:paraId="2B793C80" w14:textId="58D242F3" w:rsidR="00970477" w:rsidRPr="00970477" w:rsidRDefault="00970477" w:rsidP="00970477">
      <w:pPr>
        <w:pStyle w:val="SMText"/>
        <w:rPr>
          <w:rFonts w:ascii="Myriad Pro" w:hAnsi="Myriad Pro"/>
          <w:sz w:val="22"/>
          <w:szCs w:val="22"/>
        </w:rPr>
      </w:pPr>
      <w:r w:rsidRPr="00970477">
        <w:rPr>
          <w:rFonts w:ascii="Myriad Pro" w:hAnsi="Myriad Pro"/>
          <w:sz w:val="22"/>
          <w:szCs w:val="22"/>
        </w:rPr>
        <w:t>While MARSS models were used as a tool for identifying important functional flows in (Kouba et al. 2025), they are unsuitable for this hydrologic scenario outcome forecasting purpose, due to the nature of autoregression: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ins w:id="8" w:author="Thomas Harter" w:date="2026-06-10T21:29:00Z" w16du:dateUtc="2026-06-11T04:29:00Z">
        <w:r w:rsidR="00E0113A">
          <w:rPr>
            <w:rFonts w:ascii="Myriad Pro" w:hAnsi="Myriad Pro"/>
            <w:sz w:val="22"/>
            <w:szCs w:val="22"/>
          </w:rPr>
          <w:t xml:space="preserve"> (see Table 2 in Kouba et al., 2025)</w:t>
        </w:r>
      </w:ins>
      <w:r w:rsidRPr="00970477">
        <w:rPr>
          <w:rFonts w:ascii="Myriad Pro" w:hAnsi="Myriad Pro"/>
          <w:sz w:val="22"/>
          <w:szCs w:val="22"/>
        </w:rPr>
        <w:t>.</w:t>
      </w:r>
    </w:p>
    <w:p w14:paraId="6512B8D7"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Consequently, only LASSO models dependent on hydrologic variables were evaluated as potential tools to forecast the outcomes of flow change on fish reproduction.</w:t>
      </w:r>
    </w:p>
    <w:p w14:paraId="1A49EEBE" w14:textId="77777777" w:rsidR="00970477" w:rsidRDefault="00970477" w:rsidP="00970477">
      <w:pPr>
        <w:pStyle w:val="SMText"/>
        <w:rPr>
          <w:rFonts w:ascii="Myriad Pro" w:hAnsi="Myriad Pro"/>
          <w:sz w:val="22"/>
          <w:szCs w:val="22"/>
        </w:rPr>
      </w:pPr>
      <w:r w:rsidRPr="00970477">
        <w:rPr>
          <w:rFonts w:ascii="Myriad Pro" w:hAnsi="Myriad Pro"/>
          <w:sz w:val="22"/>
          <w:szCs w:val="22"/>
        </w:rPr>
        <w:t>For each species, across all statistical methods, the coefficients for any single predictor were consistently negative or positive; e.g., more coho reproduction was consistently associated with earlier fall reconnection.</w:t>
      </w:r>
      <w:r w:rsidRPr="001265FA">
        <w:rPr>
          <w:rFonts w:ascii="Myriad Pro" w:hAnsi="Myriad Pro"/>
          <w:sz w:val="22"/>
          <w:szCs w:val="22"/>
        </w:rPr>
        <w:t xml:space="preserve"> </w:t>
      </w:r>
    </w:p>
    <w:p w14:paraId="2439EC49" w14:textId="77777777" w:rsidR="00911F42" w:rsidRDefault="00911F42" w:rsidP="00970477">
      <w:pPr>
        <w:pStyle w:val="SMText"/>
        <w:rPr>
          <w:rFonts w:ascii="Myriad Pro" w:hAnsi="Myriad Pro"/>
          <w:sz w:val="22"/>
          <w:szCs w:val="22"/>
        </w:rPr>
      </w:pPr>
    </w:p>
    <w:p w14:paraId="066144C9" w14:textId="3B4A5C0F" w:rsidR="008762DC" w:rsidRPr="005314B5" w:rsidRDefault="008762DC" w:rsidP="008762DC">
      <w:pPr>
        <w:pStyle w:val="SMHeading"/>
        <w:rPr>
          <w:rFonts w:ascii="Myriad Pro" w:hAnsi="Myriad Pro"/>
          <w:sz w:val="22"/>
          <w:szCs w:val="22"/>
        </w:rPr>
      </w:pPr>
      <w:r>
        <w:rPr>
          <w:rFonts w:ascii="Myriad Pro" w:hAnsi="Myriad Pro"/>
          <w:sz w:val="22"/>
          <w:szCs w:val="22"/>
        </w:rPr>
        <w:t>Reference</w:t>
      </w:r>
    </w:p>
    <w:p w14:paraId="434B8216" w14:textId="77777777" w:rsidR="0048237E" w:rsidRDefault="0048237E" w:rsidP="008762DC">
      <w:pPr>
        <w:pStyle w:val="SMText"/>
        <w:ind w:firstLine="0"/>
        <w:rPr>
          <w:rFonts w:ascii="Myriad Pro" w:hAnsi="Myriad Pro"/>
          <w:sz w:val="22"/>
          <w:szCs w:val="22"/>
        </w:rPr>
      </w:pPr>
    </w:p>
    <w:p w14:paraId="7C358FA6" w14:textId="77777777" w:rsidR="0048237E" w:rsidRDefault="0048237E" w:rsidP="0048237E">
      <w:pPr>
        <w:pStyle w:val="Bibliography"/>
      </w:pPr>
      <w:bookmarkStart w:id="9" w:name="ref-KoubaEtAlWatershedSpecific2025"/>
      <w:bookmarkStart w:id="10" w:name="refs"/>
      <w:r>
        <w:t xml:space="preserve">Kouba, Claire, Leland Scantlebury, Jason Wiener, Sarah Yarnell, and Thomas Harter. 2025. “A Watershed-Specific Approach to Identify Key Functional Flow Metrics Supporting Salmon Reproduction.” </w:t>
      </w:r>
      <w:r>
        <w:rPr>
          <w:i/>
          <w:iCs/>
        </w:rPr>
        <w:t xml:space="preserve">Ecohydrology : Ecosystems, Land and Water Process Interactions, </w:t>
      </w:r>
      <w:proofErr w:type="spellStart"/>
      <w:r>
        <w:rPr>
          <w:i/>
          <w:iCs/>
        </w:rPr>
        <w:t>Ecohydrogeomorphology</w:t>
      </w:r>
      <w:proofErr w:type="spellEnd"/>
      <w:r>
        <w:t xml:space="preserve"> 18 (5): e70098. </w:t>
      </w:r>
      <w:hyperlink r:id="rId7">
        <w:r>
          <w:rPr>
            <w:rStyle w:val="Hyperlink"/>
          </w:rPr>
          <w:t>https://doi.org/10.1002/eco.70098</w:t>
        </w:r>
      </w:hyperlink>
      <w:r>
        <w:t>.</w:t>
      </w:r>
      <w:bookmarkEnd w:id="9"/>
      <w:bookmarkEnd w:id="10"/>
    </w:p>
    <w:p w14:paraId="6694F987" w14:textId="77777777" w:rsidR="0048237E" w:rsidRDefault="0048237E" w:rsidP="00970477">
      <w:pPr>
        <w:pStyle w:val="SMText"/>
        <w:rPr>
          <w:rFonts w:ascii="Myriad Pro" w:hAnsi="Myriad Pro"/>
          <w:sz w:val="22"/>
          <w:szCs w:val="22"/>
        </w:rPr>
      </w:pPr>
    </w:p>
    <w:p w14:paraId="2158B250" w14:textId="77777777" w:rsidR="00970477" w:rsidRDefault="00970477" w:rsidP="00970477">
      <w:pPr>
        <w:rPr>
          <w:rFonts w:ascii="Myriad Pro" w:hAnsi="Myriad Pro"/>
          <w:sz w:val="22"/>
          <w:szCs w:val="22"/>
        </w:rPr>
      </w:pPr>
      <w:r>
        <w:rPr>
          <w:rFonts w:ascii="Myriad Pro" w:hAnsi="Myriad Pro"/>
          <w:sz w:val="22"/>
          <w:szCs w:val="22"/>
        </w:rPr>
        <w:br w:type="page"/>
      </w:r>
    </w:p>
    <w:p w14:paraId="083C6BD6" w14:textId="50D6F37A" w:rsidR="0047706C" w:rsidRDefault="0047706C" w:rsidP="0047706C">
      <w:pPr>
        <w:pStyle w:val="CaptionedFigure"/>
      </w:pPr>
      <w:r>
        <w:rPr>
          <w:noProof/>
        </w:rPr>
        <w:lastRenderedPageBreak/>
        <w:drawing>
          <wp:inline distT="0" distB="0" distL="0" distR="0" wp14:anchorId="1101A26C" wp14:editId="06C0CD20">
            <wp:extent cx="5334000" cy="6667500"/>
            <wp:effectExtent l="0" t="0" r="0" b="0"/>
            <wp:docPr id="21" name="Picture" descr="Figure 1:  Fields used in the 2024 MAR recharge pilot program. These fields were used to specify areas where winter recharge (Jan-March) was applied each year in the Enhanced Recharge scenario."/>
            <wp:cNvGraphicFramePr/>
            <a:graphic xmlns:a="http://schemas.openxmlformats.org/drawingml/2006/main">
              <a:graphicData uri="http://schemas.openxmlformats.org/drawingml/2006/picture">
                <pic:pic xmlns:pic="http://schemas.openxmlformats.org/drawingml/2006/picture">
                  <pic:nvPicPr>
                    <pic:cNvPr id="22" name="Picture" descr="Graphics%20and%20Supplements/Figure%2011.png"/>
                    <pic:cNvPicPr>
                      <a:picLocks noChangeAspect="1" noChangeArrowheads="1"/>
                    </pic:cNvPicPr>
                  </pic:nvPicPr>
                  <pic:blipFill>
                    <a:blip r:embed="rId8"/>
                    <a:stretch>
                      <a:fillRect/>
                    </a:stretch>
                  </pic:blipFill>
                  <pic:spPr bwMode="auto">
                    <a:xfrm>
                      <a:off x="0" y="0"/>
                      <a:ext cx="5334000" cy="6667500"/>
                    </a:xfrm>
                    <a:prstGeom prst="rect">
                      <a:avLst/>
                    </a:prstGeom>
                    <a:noFill/>
                    <a:ln w="9525">
                      <a:noFill/>
                      <a:headEnd/>
                      <a:tailEnd/>
                    </a:ln>
                  </pic:spPr>
                </pic:pic>
              </a:graphicData>
            </a:graphic>
          </wp:inline>
        </w:drawing>
      </w:r>
      <w:bookmarkStart w:id="11" w:name="fig:MARFieldsMap"/>
      <w:bookmarkEnd w:id="11"/>
    </w:p>
    <w:p w14:paraId="5BA47C1A" w14:textId="77777777" w:rsidR="00513DA2" w:rsidRDefault="00227D86" w:rsidP="003E1980">
      <w:pPr>
        <w:pStyle w:val="SMHeading"/>
        <w:rPr>
          <w:rFonts w:ascii="Myriad Pro" w:hAnsi="Myriad Pro"/>
          <w:sz w:val="22"/>
          <w:szCs w:val="22"/>
        </w:rPr>
      </w:pPr>
      <w:r w:rsidRPr="005314B5">
        <w:rPr>
          <w:rFonts w:ascii="Myriad Pro" w:hAnsi="Myriad Pro"/>
          <w:sz w:val="22"/>
          <w:szCs w:val="22"/>
        </w:rPr>
        <w:t>Figure S1</w:t>
      </w:r>
      <w:r w:rsidR="003E1980" w:rsidRPr="005314B5">
        <w:rPr>
          <w:rFonts w:ascii="Myriad Pro" w:hAnsi="Myriad Pro"/>
          <w:sz w:val="22"/>
          <w:szCs w:val="22"/>
        </w:rPr>
        <w:t xml:space="preserve">. </w:t>
      </w:r>
    </w:p>
    <w:p w14:paraId="2A630BF5" w14:textId="1C00896B" w:rsidR="003E1980" w:rsidRPr="005314B5" w:rsidRDefault="0047706C" w:rsidP="003E1980">
      <w:pPr>
        <w:pStyle w:val="SMHeading"/>
        <w:rPr>
          <w:rFonts w:ascii="Myriad Pro" w:hAnsi="Myriad Pro"/>
          <w:sz w:val="22"/>
          <w:szCs w:val="22"/>
        </w:rPr>
      </w:pPr>
      <w:r w:rsidRPr="0047706C">
        <w:rPr>
          <w:rFonts w:ascii="Myriad Pro" w:hAnsi="Myriad Pro"/>
          <w:b w:val="0"/>
          <w:sz w:val="22"/>
          <w:szCs w:val="22"/>
        </w:rPr>
        <w:t>Fields used in the 2024 MAR recharge pilot program</w:t>
      </w:r>
      <w:r>
        <w:rPr>
          <w:rFonts w:ascii="Myriad Pro" w:hAnsi="Myriad Pro"/>
          <w:b w:val="0"/>
          <w:sz w:val="22"/>
          <w:szCs w:val="22"/>
        </w:rPr>
        <w:t xml:space="preserve"> are highlighted in red</w:t>
      </w:r>
      <w:r w:rsidRPr="0047706C">
        <w:rPr>
          <w:rFonts w:ascii="Myriad Pro" w:hAnsi="Myriad Pro"/>
          <w:b w:val="0"/>
          <w:sz w:val="22"/>
          <w:szCs w:val="22"/>
        </w:rPr>
        <w:t>. These fields were used to specify areas where winter recharge (Jan-March) was applied each year in the Enhanced Recharge scenario.</w:t>
      </w:r>
      <w:r w:rsidR="00112C5B" w:rsidRPr="005314B5">
        <w:rPr>
          <w:rFonts w:ascii="Myriad Pro" w:hAnsi="Myriad Pro"/>
          <w:sz w:val="22"/>
          <w:szCs w:val="22"/>
        </w:rPr>
        <w:t xml:space="preserve"> </w:t>
      </w:r>
    </w:p>
    <w:p w14:paraId="34CE76F8" w14:textId="77777777" w:rsidR="005314B5" w:rsidRDefault="005314B5" w:rsidP="00477182">
      <w:pPr>
        <w:pStyle w:val="SMcaption"/>
        <w:rPr>
          <w:rFonts w:ascii="Myriad Pro" w:hAnsi="Myriad Pro"/>
          <w:sz w:val="22"/>
          <w:szCs w:val="22"/>
        </w:rPr>
      </w:pPr>
    </w:p>
    <w:p w14:paraId="54A2DC68" w14:textId="77777777" w:rsidR="00513DA2" w:rsidRDefault="002B552E" w:rsidP="002B552E">
      <w:pPr>
        <w:pStyle w:val="SMHeading"/>
        <w:rPr>
          <w:rFonts w:ascii="Myriad Pro" w:hAnsi="Myriad Pro"/>
          <w:sz w:val="22"/>
          <w:szCs w:val="22"/>
        </w:rPr>
      </w:pPr>
      <w:r>
        <w:rPr>
          <w:noProof/>
        </w:rPr>
        <w:lastRenderedPageBreak/>
        <w:drawing>
          <wp:inline distT="0" distB="0" distL="0" distR="0" wp14:anchorId="7143E2F1" wp14:editId="546634C1">
            <wp:extent cx="5334000" cy="3810000"/>
            <wp:effectExtent l="0" t="0" r="0" b="0"/>
            <wp:docPr id="26" name="Picture" descr="Figure 2:  Example scenario impacts on river flow: simulated FJ daily average flow (the basis for functional flows, which is the basis for HB function values) for multiple scenarios."/>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12.png"/>
                    <pic:cNvPicPr>
                      <a:picLocks noChangeAspect="1" noChangeArrowheads="1"/>
                    </pic:cNvPicPr>
                  </pic:nvPicPr>
                  <pic:blipFill>
                    <a:blip r:embed="rId9"/>
                    <a:stretch>
                      <a:fillRect/>
                    </a:stretch>
                  </pic:blipFill>
                  <pic:spPr bwMode="auto">
                    <a:xfrm>
                      <a:off x="0" y="0"/>
                      <a:ext cx="5334000" cy="3810000"/>
                    </a:xfrm>
                    <a:prstGeom prst="rect">
                      <a:avLst/>
                    </a:prstGeom>
                    <a:noFill/>
                    <a:ln w="9525">
                      <a:noFill/>
                      <a:headEnd/>
                      <a:tailEnd/>
                    </a:ln>
                  </pic:spPr>
                </pic:pic>
              </a:graphicData>
            </a:graphic>
          </wp:inline>
        </w:drawing>
      </w:r>
      <w:r w:rsidRPr="005314B5">
        <w:rPr>
          <w:rFonts w:ascii="Myriad Pro" w:hAnsi="Myriad Pro"/>
          <w:sz w:val="22"/>
          <w:szCs w:val="22"/>
        </w:rPr>
        <w:t>Figure S</w:t>
      </w:r>
      <w:r>
        <w:rPr>
          <w:rFonts w:ascii="Myriad Pro" w:hAnsi="Myriad Pro"/>
          <w:sz w:val="22"/>
          <w:szCs w:val="22"/>
        </w:rPr>
        <w:t>2</w:t>
      </w:r>
      <w:r w:rsidRPr="005314B5">
        <w:rPr>
          <w:rFonts w:ascii="Myriad Pro" w:hAnsi="Myriad Pro"/>
          <w:sz w:val="22"/>
          <w:szCs w:val="22"/>
        </w:rPr>
        <w:t xml:space="preserve">. </w:t>
      </w:r>
    </w:p>
    <w:p w14:paraId="302E30A9" w14:textId="77777777" w:rsidR="00134989" w:rsidRDefault="002B552E" w:rsidP="002B552E">
      <w:pPr>
        <w:pStyle w:val="SMHeading"/>
        <w:rPr>
          <w:rFonts w:ascii="Myriad Pro" w:hAnsi="Myriad Pro"/>
          <w:b w:val="0"/>
          <w:sz w:val="22"/>
          <w:szCs w:val="22"/>
        </w:rPr>
      </w:pPr>
      <w:r w:rsidRPr="002B552E">
        <w:rPr>
          <w:rFonts w:ascii="Myriad Pro" w:hAnsi="Myriad Pro"/>
          <w:b w:val="0"/>
          <w:sz w:val="22"/>
          <w:szCs w:val="22"/>
        </w:rPr>
        <w:t>Example scenario impacts on river flow: simulated FJ daily average flow (the basis for functional flows, which is the basis for HB function values) for multiple scenarios.</w:t>
      </w:r>
    </w:p>
    <w:p w14:paraId="770D93E7" w14:textId="5F54C2B2" w:rsidR="00134989" w:rsidRDefault="002776CD" w:rsidP="00134989">
      <w:pPr>
        <w:pStyle w:val="SMHeading"/>
        <w:rPr>
          <w:rFonts w:ascii="Myriad Pro" w:hAnsi="Myriad Pro"/>
          <w:sz w:val="22"/>
          <w:szCs w:val="22"/>
        </w:rPr>
      </w:pPr>
      <w:r>
        <w:rPr>
          <w:noProof/>
        </w:rPr>
        <w:lastRenderedPageBreak/>
        <w:drawing>
          <wp:inline distT="0" distB="0" distL="0" distR="0" wp14:anchorId="51BE14BC" wp14:editId="042E439F">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21.png"/>
                    <pic:cNvPicPr>
                      <a:picLocks noChangeAspect="1" noChangeArrowheads="1"/>
                    </pic:cNvPicPr>
                  </pic:nvPicPr>
                  <pic:blipFill>
                    <a:blip r:embed="rId10"/>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3</w:t>
      </w:r>
      <w:r w:rsidR="00134989" w:rsidRPr="005314B5">
        <w:rPr>
          <w:rFonts w:ascii="Myriad Pro" w:hAnsi="Myriad Pro"/>
          <w:sz w:val="22"/>
          <w:szCs w:val="22"/>
        </w:rPr>
        <w:t xml:space="preserve">. </w:t>
      </w:r>
    </w:p>
    <w:p w14:paraId="11F85A1C" w14:textId="77A8D652" w:rsidR="002B552E" w:rsidRDefault="00134989" w:rsidP="00477182">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A</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530CA1C4" w14:textId="77777777" w:rsidR="0066722B" w:rsidRDefault="0066722B" w:rsidP="00477182">
      <w:pPr>
        <w:pStyle w:val="SMcaption"/>
        <w:rPr>
          <w:rFonts w:ascii="Myriad Pro" w:hAnsi="Myriad Pro"/>
          <w:b/>
          <w:i/>
        </w:rPr>
      </w:pPr>
    </w:p>
    <w:p w14:paraId="684094F9" w14:textId="08083842" w:rsidR="00134989" w:rsidRDefault="003F720B" w:rsidP="00134989">
      <w:pPr>
        <w:pStyle w:val="SMHeading"/>
        <w:rPr>
          <w:rFonts w:ascii="Myriad Pro" w:hAnsi="Myriad Pro"/>
          <w:sz w:val="22"/>
          <w:szCs w:val="22"/>
        </w:rPr>
      </w:pPr>
      <w:r>
        <w:rPr>
          <w:noProof/>
        </w:rPr>
        <w:lastRenderedPageBreak/>
        <w:drawing>
          <wp:inline distT="0" distB="0" distL="0" distR="0" wp14:anchorId="3E62EB42" wp14:editId="73E80E0D">
            <wp:extent cx="5334000" cy="5000625"/>
            <wp:effectExtent l="0" t="0" r="0" b="0"/>
            <wp:docPr id="1674425745"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31.png"/>
                    <pic:cNvPicPr>
                      <a:picLocks noChangeAspect="1" noChangeArrowheads="1"/>
                    </pic:cNvPicPr>
                  </pic:nvPicPr>
                  <pic:blipFill>
                    <a:blip r:embed="rId11"/>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4</w:t>
      </w:r>
      <w:r w:rsidR="00134989" w:rsidRPr="005314B5">
        <w:rPr>
          <w:rFonts w:ascii="Myriad Pro" w:hAnsi="Myriad Pro"/>
          <w:sz w:val="22"/>
          <w:szCs w:val="22"/>
        </w:rPr>
        <w:t xml:space="preserve">. </w:t>
      </w:r>
    </w:p>
    <w:p w14:paraId="10A00CCC" w14:textId="73C71B0F" w:rsidR="00134989" w:rsidRDefault="00134989" w:rsidP="00134989">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B</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6A7A133A" w14:textId="77777777" w:rsidR="00134989" w:rsidRDefault="00134989" w:rsidP="00477182">
      <w:pPr>
        <w:pStyle w:val="SMcaption"/>
        <w:rPr>
          <w:rFonts w:ascii="Myriad Pro" w:hAnsi="Myriad Pro"/>
          <w:b/>
          <w:i/>
        </w:rPr>
      </w:pPr>
    </w:p>
    <w:p w14:paraId="2668E547" w14:textId="392F0A82" w:rsidR="00134989" w:rsidRDefault="003F720B" w:rsidP="00134989">
      <w:pPr>
        <w:pStyle w:val="SMHeading"/>
        <w:rPr>
          <w:rFonts w:ascii="Myriad Pro" w:hAnsi="Myriad Pro"/>
          <w:sz w:val="22"/>
          <w:szCs w:val="22"/>
        </w:rPr>
      </w:pPr>
      <w:r>
        <w:rPr>
          <w:noProof/>
        </w:rPr>
        <w:lastRenderedPageBreak/>
        <w:drawing>
          <wp:inline distT="0" distB="0" distL="0" distR="0" wp14:anchorId="5CB2F75D" wp14:editId="58C89854">
            <wp:extent cx="5334000" cy="5000625"/>
            <wp:effectExtent l="0" t="0" r="0" b="0"/>
            <wp:docPr id="864283099"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41.png"/>
                    <pic:cNvPicPr>
                      <a:picLocks noChangeAspect="1" noChangeArrowheads="1"/>
                    </pic:cNvPicPr>
                  </pic:nvPicPr>
                  <pic:blipFill>
                    <a:blip r:embed="rId12"/>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5</w:t>
      </w:r>
      <w:r w:rsidR="00134989" w:rsidRPr="005314B5">
        <w:rPr>
          <w:rFonts w:ascii="Myriad Pro" w:hAnsi="Myriad Pro"/>
          <w:sz w:val="22"/>
          <w:szCs w:val="22"/>
        </w:rPr>
        <w:t xml:space="preserve">. </w:t>
      </w:r>
    </w:p>
    <w:p w14:paraId="2130AD83" w14:textId="3AEBB56B" w:rsidR="00134989" w:rsidRDefault="00134989" w:rsidP="00134989">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C</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1BCD19F1" w14:textId="77777777" w:rsidR="00134989" w:rsidRDefault="00134989" w:rsidP="00477182">
      <w:pPr>
        <w:pStyle w:val="SMcaption"/>
        <w:rPr>
          <w:rFonts w:ascii="Myriad Pro" w:hAnsi="Myriad Pro"/>
          <w:b/>
          <w:i/>
        </w:rPr>
      </w:pPr>
    </w:p>
    <w:p w14:paraId="19B5A294" w14:textId="792A0F0A" w:rsidR="00134989" w:rsidRDefault="003F720B" w:rsidP="00134989">
      <w:pPr>
        <w:pStyle w:val="SMHeading"/>
        <w:rPr>
          <w:rFonts w:ascii="Myriad Pro" w:hAnsi="Myriad Pro"/>
          <w:sz w:val="22"/>
          <w:szCs w:val="22"/>
        </w:rPr>
      </w:pPr>
      <w:r>
        <w:rPr>
          <w:noProof/>
        </w:rPr>
        <w:lastRenderedPageBreak/>
        <w:drawing>
          <wp:inline distT="0" distB="0" distL="0" distR="0" wp14:anchorId="5D8FFA7A" wp14:editId="7789004B">
            <wp:extent cx="5334000" cy="5000625"/>
            <wp:effectExtent l="0" t="0" r="0" b="0"/>
            <wp:docPr id="1266212888"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51.png"/>
                    <pic:cNvPicPr>
                      <a:picLocks noChangeAspect="1" noChangeArrowheads="1"/>
                    </pic:cNvPicPr>
                  </pic:nvPicPr>
                  <pic:blipFill>
                    <a:blip r:embed="rId13"/>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6</w:t>
      </w:r>
      <w:r w:rsidR="00134989" w:rsidRPr="005314B5">
        <w:rPr>
          <w:rFonts w:ascii="Myriad Pro" w:hAnsi="Myriad Pro"/>
          <w:sz w:val="22"/>
          <w:szCs w:val="22"/>
        </w:rPr>
        <w:t xml:space="preserve">. </w:t>
      </w:r>
    </w:p>
    <w:p w14:paraId="682ADA56" w14:textId="0F15839D"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D</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0653C669" w14:textId="77777777" w:rsidR="00134989" w:rsidRDefault="00134989" w:rsidP="00134989">
      <w:pPr>
        <w:pStyle w:val="SMcaption"/>
        <w:rPr>
          <w:rFonts w:ascii="Myriad Pro" w:hAnsi="Myriad Pro"/>
          <w:bCs/>
          <w:kern w:val="32"/>
          <w:sz w:val="22"/>
          <w:szCs w:val="22"/>
        </w:rPr>
      </w:pPr>
    </w:p>
    <w:p w14:paraId="468A72E2" w14:textId="5710BF11" w:rsidR="00134989" w:rsidRDefault="003F720B" w:rsidP="00134989">
      <w:pPr>
        <w:pStyle w:val="SMHeading"/>
        <w:rPr>
          <w:rFonts w:ascii="Myriad Pro" w:hAnsi="Myriad Pro"/>
          <w:sz w:val="22"/>
          <w:szCs w:val="22"/>
        </w:rPr>
      </w:pPr>
      <w:r>
        <w:rPr>
          <w:noProof/>
        </w:rPr>
        <w:lastRenderedPageBreak/>
        <w:drawing>
          <wp:inline distT="0" distB="0" distL="0" distR="0" wp14:anchorId="387ECF4F" wp14:editId="73E3E542">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22.png"/>
                    <pic:cNvPicPr>
                      <a:picLocks noChangeAspect="1" noChangeArrowheads="1"/>
                    </pic:cNvPicPr>
                  </pic:nvPicPr>
                  <pic:blipFill>
                    <a:blip r:embed="rId14"/>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7</w:t>
      </w:r>
      <w:r w:rsidR="00134989" w:rsidRPr="005314B5">
        <w:rPr>
          <w:rFonts w:ascii="Myriad Pro" w:hAnsi="Myriad Pro"/>
          <w:sz w:val="22"/>
          <w:szCs w:val="22"/>
        </w:rPr>
        <w:t xml:space="preserve">. </w:t>
      </w:r>
    </w:p>
    <w:p w14:paraId="47E79115" w14:textId="50240D61" w:rsidR="00134989" w:rsidRPr="00CE6EAA" w:rsidRDefault="00134989" w:rsidP="00477182">
      <w:pPr>
        <w:pStyle w:val="SMcaption"/>
        <w:rPr>
          <w:rFonts w:ascii="Myriad Pro" w:hAnsi="Myriad Pro"/>
          <w:b/>
          <w:i/>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Pr>
          <w:rFonts w:ascii="Myriad Pro" w:hAnsi="Myriad Pro"/>
          <w:bCs/>
          <w:kern w:val="32"/>
          <w:sz w:val="22"/>
          <w:szCs w:val="22"/>
        </w:rPr>
        <w:t xml:space="preserve">A </w:t>
      </w:r>
      <w:r w:rsidRPr="00134989">
        <w:rPr>
          <w:rFonts w:ascii="Myriad Pro" w:hAnsi="Myriad Pro"/>
          <w:bCs/>
          <w:kern w:val="32"/>
          <w:sz w:val="22"/>
          <w:szCs w:val="22"/>
        </w:rPr>
        <w:t>values, by functional flow metric (see Table 1 above; intercept values not shown).</w:t>
      </w:r>
    </w:p>
    <w:p w14:paraId="46114249" w14:textId="77777777" w:rsidR="00134989" w:rsidRDefault="00134989">
      <w:pPr>
        <w:rPr>
          <w:rFonts w:ascii="Myriad Pro" w:hAnsi="Myriad Pro"/>
          <w:sz w:val="22"/>
          <w:szCs w:val="22"/>
        </w:rPr>
      </w:pPr>
    </w:p>
    <w:p w14:paraId="580AEF9A" w14:textId="04DA3BCF" w:rsidR="00134989" w:rsidRDefault="003F720B" w:rsidP="00134989">
      <w:pPr>
        <w:pStyle w:val="SMHeading"/>
        <w:rPr>
          <w:rFonts w:ascii="Myriad Pro" w:hAnsi="Myriad Pro"/>
          <w:sz w:val="22"/>
          <w:szCs w:val="22"/>
        </w:rPr>
      </w:pPr>
      <w:r>
        <w:rPr>
          <w:noProof/>
        </w:rPr>
        <w:lastRenderedPageBreak/>
        <w:drawing>
          <wp:inline distT="0" distB="0" distL="0" distR="0" wp14:anchorId="433532D7" wp14:editId="6AEC363F">
            <wp:extent cx="5334000" cy="4000499"/>
            <wp:effectExtent l="0" t="0" r="0" b="0"/>
            <wp:docPr id="1953442942"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32.png"/>
                    <pic:cNvPicPr>
                      <a:picLocks noChangeAspect="1" noChangeArrowheads="1"/>
                    </pic:cNvPicPr>
                  </pic:nvPicPr>
                  <pic:blipFill>
                    <a:blip r:embed="rId15"/>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2757D4">
        <w:rPr>
          <w:rFonts w:ascii="Myriad Pro" w:hAnsi="Myriad Pro"/>
          <w:sz w:val="22"/>
          <w:szCs w:val="22"/>
        </w:rPr>
        <w:t>8</w:t>
      </w:r>
      <w:r w:rsidR="00134989" w:rsidRPr="005314B5">
        <w:rPr>
          <w:rFonts w:ascii="Myriad Pro" w:hAnsi="Myriad Pro"/>
          <w:sz w:val="22"/>
          <w:szCs w:val="22"/>
        </w:rPr>
        <w:t xml:space="preserve">. </w:t>
      </w:r>
    </w:p>
    <w:p w14:paraId="3696DE02" w14:textId="435C68C3"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sidR="002757D4">
        <w:rPr>
          <w:rFonts w:ascii="Myriad Pro" w:hAnsi="Myriad Pro"/>
          <w:bCs/>
          <w:kern w:val="32"/>
          <w:sz w:val="22"/>
          <w:szCs w:val="22"/>
        </w:rPr>
        <w:t>B</w:t>
      </w:r>
      <w:r>
        <w:rPr>
          <w:rFonts w:ascii="Myriad Pro" w:hAnsi="Myriad Pro"/>
          <w:bCs/>
          <w:kern w:val="32"/>
          <w:sz w:val="22"/>
          <w:szCs w:val="22"/>
        </w:rPr>
        <w:t xml:space="preserve"> </w:t>
      </w:r>
      <w:r w:rsidRPr="00134989">
        <w:rPr>
          <w:rFonts w:ascii="Myriad Pro" w:hAnsi="Myriad Pro"/>
          <w:bCs/>
          <w:kern w:val="32"/>
          <w:sz w:val="22"/>
          <w:szCs w:val="22"/>
        </w:rPr>
        <w:t>values, by functional flow metric (see Table 1 above; intercept values not shown).</w:t>
      </w:r>
    </w:p>
    <w:p w14:paraId="16964512" w14:textId="77777777" w:rsidR="00580210" w:rsidRPr="00CE6EAA" w:rsidRDefault="00580210" w:rsidP="00134989">
      <w:pPr>
        <w:pStyle w:val="SMcaption"/>
        <w:rPr>
          <w:rFonts w:ascii="Myriad Pro" w:hAnsi="Myriad Pro"/>
          <w:b/>
          <w:i/>
        </w:rPr>
      </w:pPr>
    </w:p>
    <w:p w14:paraId="40C2A10D" w14:textId="32395401" w:rsidR="00134989" w:rsidRDefault="003F720B" w:rsidP="00134989">
      <w:pPr>
        <w:pStyle w:val="SMHeading"/>
        <w:rPr>
          <w:rFonts w:ascii="Myriad Pro" w:hAnsi="Myriad Pro"/>
          <w:sz w:val="22"/>
          <w:szCs w:val="22"/>
        </w:rPr>
      </w:pPr>
      <w:r>
        <w:rPr>
          <w:noProof/>
        </w:rPr>
        <w:lastRenderedPageBreak/>
        <w:drawing>
          <wp:inline distT="0" distB="0" distL="0" distR="0" wp14:anchorId="5C58718B" wp14:editId="4808D0C4">
            <wp:extent cx="5334000" cy="4000499"/>
            <wp:effectExtent l="0" t="0" r="0" b="0"/>
            <wp:docPr id="575797063"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42.png"/>
                    <pic:cNvPicPr>
                      <a:picLocks noChangeAspect="1" noChangeArrowheads="1"/>
                    </pic:cNvPicPr>
                  </pic:nvPicPr>
                  <pic:blipFill>
                    <a:blip r:embed="rId16"/>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2757D4">
        <w:rPr>
          <w:rFonts w:ascii="Myriad Pro" w:hAnsi="Myriad Pro"/>
          <w:sz w:val="22"/>
          <w:szCs w:val="22"/>
        </w:rPr>
        <w:t>9</w:t>
      </w:r>
      <w:r w:rsidR="00134989" w:rsidRPr="005314B5">
        <w:rPr>
          <w:rFonts w:ascii="Myriad Pro" w:hAnsi="Myriad Pro"/>
          <w:sz w:val="22"/>
          <w:szCs w:val="22"/>
        </w:rPr>
        <w:t xml:space="preserve">. </w:t>
      </w:r>
    </w:p>
    <w:p w14:paraId="05A9369C" w14:textId="6DC4479F"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sidR="002757D4">
        <w:rPr>
          <w:rFonts w:ascii="Myriad Pro" w:hAnsi="Myriad Pro"/>
          <w:bCs/>
          <w:kern w:val="32"/>
          <w:sz w:val="22"/>
          <w:szCs w:val="22"/>
        </w:rPr>
        <w:t>C</w:t>
      </w:r>
      <w:r>
        <w:rPr>
          <w:rFonts w:ascii="Myriad Pro" w:hAnsi="Myriad Pro"/>
          <w:bCs/>
          <w:kern w:val="32"/>
          <w:sz w:val="22"/>
          <w:szCs w:val="22"/>
        </w:rPr>
        <w:t xml:space="preserve"> </w:t>
      </w:r>
      <w:r w:rsidRPr="00134989">
        <w:rPr>
          <w:rFonts w:ascii="Myriad Pro" w:hAnsi="Myriad Pro"/>
          <w:bCs/>
          <w:kern w:val="32"/>
          <w:sz w:val="22"/>
          <w:szCs w:val="22"/>
        </w:rPr>
        <w:t>values, by functional flow metric (see Table 1 above; intercept values not shown).</w:t>
      </w:r>
    </w:p>
    <w:p w14:paraId="607A48D7" w14:textId="77777777" w:rsidR="00580210" w:rsidRDefault="00580210" w:rsidP="00134989">
      <w:pPr>
        <w:pStyle w:val="SMcaption"/>
        <w:rPr>
          <w:rFonts w:ascii="Myriad Pro" w:hAnsi="Myriad Pro"/>
          <w:bCs/>
          <w:kern w:val="32"/>
          <w:sz w:val="22"/>
          <w:szCs w:val="22"/>
        </w:rPr>
      </w:pPr>
    </w:p>
    <w:p w14:paraId="305458A4" w14:textId="2AD6E629" w:rsidR="002757D4" w:rsidRDefault="003F720B" w:rsidP="002757D4">
      <w:pPr>
        <w:pStyle w:val="SMHeading"/>
        <w:rPr>
          <w:rFonts w:ascii="Myriad Pro" w:hAnsi="Myriad Pro"/>
          <w:sz w:val="22"/>
          <w:szCs w:val="22"/>
        </w:rPr>
      </w:pPr>
      <w:r>
        <w:rPr>
          <w:noProof/>
        </w:rPr>
        <w:lastRenderedPageBreak/>
        <w:drawing>
          <wp:inline distT="0" distB="0" distL="0" distR="0" wp14:anchorId="1F58B73B" wp14:editId="297A059C">
            <wp:extent cx="5334000" cy="4000499"/>
            <wp:effectExtent l="0" t="0" r="0" b="0"/>
            <wp:docPr id="2002705835"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52.png"/>
                    <pic:cNvPicPr>
                      <a:picLocks noChangeAspect="1" noChangeArrowheads="1"/>
                    </pic:cNvPicPr>
                  </pic:nvPicPr>
                  <pic:blipFill>
                    <a:blip r:embed="rId17"/>
                    <a:stretch>
                      <a:fillRect/>
                    </a:stretch>
                  </pic:blipFill>
                  <pic:spPr bwMode="auto">
                    <a:xfrm>
                      <a:off x="0" y="0"/>
                      <a:ext cx="5334000" cy="4000499"/>
                    </a:xfrm>
                    <a:prstGeom prst="rect">
                      <a:avLst/>
                    </a:prstGeom>
                    <a:noFill/>
                    <a:ln w="9525">
                      <a:noFill/>
                      <a:headEnd/>
                      <a:tailEnd/>
                    </a:ln>
                  </pic:spPr>
                </pic:pic>
              </a:graphicData>
            </a:graphic>
          </wp:inline>
        </w:drawing>
      </w:r>
      <w:r w:rsidR="002757D4" w:rsidRPr="005314B5">
        <w:rPr>
          <w:rFonts w:ascii="Myriad Pro" w:hAnsi="Myriad Pro"/>
          <w:sz w:val="22"/>
          <w:szCs w:val="22"/>
        </w:rPr>
        <w:t>Figure S</w:t>
      </w:r>
      <w:r w:rsidR="002757D4">
        <w:rPr>
          <w:rFonts w:ascii="Myriad Pro" w:hAnsi="Myriad Pro"/>
          <w:sz w:val="22"/>
          <w:szCs w:val="22"/>
        </w:rPr>
        <w:t>10</w:t>
      </w:r>
      <w:r w:rsidR="002757D4" w:rsidRPr="005314B5">
        <w:rPr>
          <w:rFonts w:ascii="Myriad Pro" w:hAnsi="Myriad Pro"/>
          <w:sz w:val="22"/>
          <w:szCs w:val="22"/>
        </w:rPr>
        <w:t xml:space="preserve">. </w:t>
      </w:r>
    </w:p>
    <w:p w14:paraId="2ED951B6" w14:textId="7B7768FF" w:rsidR="002757D4" w:rsidRPr="00CE6EAA" w:rsidRDefault="002757D4" w:rsidP="002757D4">
      <w:pPr>
        <w:pStyle w:val="SMcaption"/>
        <w:rPr>
          <w:rFonts w:ascii="Myriad Pro" w:hAnsi="Myriad Pro"/>
          <w:b/>
          <w:i/>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Pr>
          <w:rFonts w:ascii="Myriad Pro" w:hAnsi="Myriad Pro"/>
          <w:bCs/>
          <w:kern w:val="32"/>
          <w:sz w:val="22"/>
          <w:szCs w:val="22"/>
        </w:rPr>
        <w:t xml:space="preserve">D </w:t>
      </w:r>
      <w:r w:rsidRPr="00134989">
        <w:rPr>
          <w:rFonts w:ascii="Myriad Pro" w:hAnsi="Myriad Pro"/>
          <w:bCs/>
          <w:kern w:val="32"/>
          <w:sz w:val="22"/>
          <w:szCs w:val="22"/>
        </w:rPr>
        <w:t>values, by functional flow metric (see Table 1 above; intercept values not shown).</w:t>
      </w:r>
    </w:p>
    <w:p w14:paraId="499996D2" w14:textId="77777777" w:rsidR="00580210" w:rsidRDefault="00580210" w:rsidP="00580210">
      <w:pPr>
        <w:pStyle w:val="SMcaption"/>
        <w:rPr>
          <w:rFonts w:ascii="Myriad Pro" w:hAnsi="Myriad Pro"/>
          <w:bCs/>
          <w:kern w:val="32"/>
          <w:sz w:val="22"/>
          <w:szCs w:val="22"/>
        </w:rPr>
      </w:pPr>
    </w:p>
    <w:p w14:paraId="243BE423" w14:textId="3614F4ED" w:rsidR="00580210" w:rsidRDefault="003F720B" w:rsidP="00580210">
      <w:pPr>
        <w:pStyle w:val="SMHeading"/>
        <w:rPr>
          <w:rFonts w:ascii="Myriad Pro" w:hAnsi="Myriad Pro"/>
          <w:sz w:val="22"/>
          <w:szCs w:val="22"/>
        </w:rPr>
      </w:pPr>
      <w:r>
        <w:rPr>
          <w:noProof/>
        </w:rPr>
        <w:lastRenderedPageBreak/>
        <w:drawing>
          <wp:inline distT="0" distB="0" distL="0" distR="0" wp14:anchorId="5D04FEDD" wp14:editId="23B24B2A">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23.png"/>
                    <pic:cNvPicPr>
                      <a:picLocks noChangeAspect="1" noChangeArrowheads="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11</w:t>
      </w:r>
      <w:r w:rsidR="00580210" w:rsidRPr="005314B5">
        <w:rPr>
          <w:rFonts w:ascii="Myriad Pro" w:hAnsi="Myriad Pro"/>
          <w:sz w:val="22"/>
          <w:szCs w:val="22"/>
        </w:rPr>
        <w:t xml:space="preserve">. </w:t>
      </w:r>
    </w:p>
    <w:p w14:paraId="48AEE45B" w14:textId="473A7117" w:rsidR="00580210" w:rsidRDefault="00580210" w:rsidP="002757D4">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A</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787B5E28" w14:textId="5CFF26A2" w:rsidR="00580210" w:rsidRDefault="003F720B" w:rsidP="00580210">
      <w:pPr>
        <w:pStyle w:val="SMHeading"/>
        <w:rPr>
          <w:rFonts w:ascii="Myriad Pro" w:hAnsi="Myriad Pro"/>
          <w:sz w:val="22"/>
          <w:szCs w:val="22"/>
        </w:rPr>
      </w:pPr>
      <w:r>
        <w:rPr>
          <w:noProof/>
        </w:rPr>
        <w:lastRenderedPageBreak/>
        <w:drawing>
          <wp:inline distT="0" distB="0" distL="0" distR="0" wp14:anchorId="4379F80F" wp14:editId="392E1DCF">
            <wp:extent cx="5334000" cy="5334000"/>
            <wp:effectExtent l="0" t="0" r="0" b="0"/>
            <wp:docPr id="64789305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33.png"/>
                    <pic:cNvPicPr>
                      <a:picLocks noChangeAspect="1" noChangeArrowheads="1"/>
                    </pic:cNvPicPr>
                  </pic:nvPicPr>
                  <pic:blipFill>
                    <a:blip r:embed="rId19"/>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12</w:t>
      </w:r>
      <w:r w:rsidR="00580210" w:rsidRPr="005314B5">
        <w:rPr>
          <w:rFonts w:ascii="Myriad Pro" w:hAnsi="Myriad Pro"/>
          <w:sz w:val="22"/>
          <w:szCs w:val="22"/>
        </w:rPr>
        <w:t xml:space="preserve">. </w:t>
      </w:r>
    </w:p>
    <w:p w14:paraId="4521D3DA" w14:textId="3E6C2FC2" w:rsidR="00580210"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B</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3DC936AD" w14:textId="24E2E2F8" w:rsidR="00580210" w:rsidRDefault="003F720B" w:rsidP="00580210">
      <w:pPr>
        <w:pStyle w:val="SMHeading"/>
        <w:rPr>
          <w:rFonts w:ascii="Myriad Pro" w:hAnsi="Myriad Pro"/>
          <w:sz w:val="22"/>
          <w:szCs w:val="22"/>
        </w:rPr>
      </w:pPr>
      <w:r>
        <w:rPr>
          <w:noProof/>
        </w:rPr>
        <w:lastRenderedPageBreak/>
        <w:drawing>
          <wp:inline distT="0" distB="0" distL="0" distR="0" wp14:anchorId="280D5A0B" wp14:editId="23441810">
            <wp:extent cx="5334000" cy="5334000"/>
            <wp:effectExtent l="0" t="0" r="0" b="0"/>
            <wp:docPr id="82224917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43.png"/>
                    <pic:cNvPicPr>
                      <a:picLocks noChangeAspect="1" noChangeArrowheads="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13</w:t>
      </w:r>
      <w:r w:rsidR="00580210" w:rsidRPr="005314B5">
        <w:rPr>
          <w:rFonts w:ascii="Myriad Pro" w:hAnsi="Myriad Pro"/>
          <w:sz w:val="22"/>
          <w:szCs w:val="22"/>
        </w:rPr>
        <w:t xml:space="preserve">. </w:t>
      </w:r>
    </w:p>
    <w:p w14:paraId="41419CA5" w14:textId="22001AA1" w:rsidR="00580210"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C</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0D233751" w14:textId="744AEA9C" w:rsidR="00580210" w:rsidRDefault="003F720B" w:rsidP="00580210">
      <w:pPr>
        <w:pStyle w:val="SMHeading"/>
        <w:rPr>
          <w:rFonts w:ascii="Myriad Pro" w:hAnsi="Myriad Pro"/>
          <w:sz w:val="22"/>
          <w:szCs w:val="22"/>
        </w:rPr>
      </w:pPr>
      <w:r>
        <w:rPr>
          <w:noProof/>
        </w:rPr>
        <w:lastRenderedPageBreak/>
        <w:drawing>
          <wp:inline distT="0" distB="0" distL="0" distR="0" wp14:anchorId="791766D8" wp14:editId="11D15632">
            <wp:extent cx="5334000" cy="5334000"/>
            <wp:effectExtent l="0" t="0" r="0" b="0"/>
            <wp:docPr id="195303850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53.png"/>
                    <pic:cNvPicPr>
                      <a:picLocks noChangeAspect="1" noChangeArrowheads="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14</w:t>
      </w:r>
      <w:r w:rsidR="00580210" w:rsidRPr="005314B5">
        <w:rPr>
          <w:rFonts w:ascii="Myriad Pro" w:hAnsi="Myriad Pro"/>
          <w:sz w:val="22"/>
          <w:szCs w:val="22"/>
        </w:rPr>
        <w:t xml:space="preserve">. </w:t>
      </w:r>
    </w:p>
    <w:p w14:paraId="4D78A445" w14:textId="1E04DA0C" w:rsidR="00DA1E84"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D</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27154C99" w14:textId="77777777" w:rsidR="00DA1E84" w:rsidRDefault="00DA1E84" w:rsidP="00580210">
      <w:pPr>
        <w:rPr>
          <w:rFonts w:ascii="Myriad Pro" w:hAnsi="Myriad Pro"/>
          <w:bCs/>
          <w:kern w:val="32"/>
          <w:sz w:val="22"/>
          <w:szCs w:val="22"/>
        </w:rPr>
      </w:pPr>
    </w:p>
    <w:p w14:paraId="25F40EBD" w14:textId="77777777" w:rsidR="00DA1E84" w:rsidRDefault="00DA1E84">
      <w:pPr>
        <w:rPr>
          <w:rFonts w:ascii="Myriad Pro" w:hAnsi="Myriad Pro"/>
          <w:b/>
          <w:bCs/>
          <w:kern w:val="32"/>
          <w:sz w:val="22"/>
          <w:szCs w:val="22"/>
        </w:rPr>
      </w:pPr>
      <w:r>
        <w:rPr>
          <w:rFonts w:ascii="Myriad Pro" w:hAnsi="Myriad Pro"/>
          <w:sz w:val="22"/>
          <w:szCs w:val="22"/>
        </w:rPr>
        <w:br w:type="page"/>
      </w:r>
    </w:p>
    <w:p w14:paraId="4BE8D16B"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23053B4C" wp14:editId="1AC09AC5">
            <wp:extent cx="4267200" cy="3975148"/>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uv.jpg"/>
                    <pic:cNvPicPr>
                      <a:picLocks noChangeAspect="1" noChangeArrowheads="1"/>
                    </pic:cNvPicPr>
                  </pic:nvPicPr>
                  <pic:blipFill>
                    <a:blip r:embed="rId22"/>
                    <a:stretch>
                      <a:fillRect/>
                    </a:stretch>
                  </pic:blipFill>
                  <pic:spPr bwMode="auto">
                    <a:xfrm>
                      <a:off x="0" y="0"/>
                      <a:ext cx="4267200" cy="3975148"/>
                    </a:xfrm>
                    <a:prstGeom prst="rect">
                      <a:avLst/>
                    </a:prstGeom>
                    <a:noFill/>
                    <a:ln w="9525">
                      <a:noFill/>
                      <a:headEnd/>
                      <a:tailEnd/>
                    </a:ln>
                  </pic:spPr>
                </pic:pic>
              </a:graphicData>
            </a:graphic>
          </wp:inline>
        </w:drawing>
      </w:r>
    </w:p>
    <w:p w14:paraId="77285435" w14:textId="0ADFEF37"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15</w:t>
      </w:r>
      <w:r w:rsidRPr="005314B5">
        <w:rPr>
          <w:rFonts w:ascii="Myriad Pro" w:hAnsi="Myriad Pro"/>
          <w:sz w:val="22"/>
          <w:szCs w:val="22"/>
        </w:rPr>
        <w:t xml:space="preserve">. </w:t>
      </w:r>
    </w:p>
    <w:p w14:paraId="07B4BA20" w14:textId="63E0E6D8" w:rsidR="00134989" w:rsidRPr="00CE6EAA" w:rsidRDefault="00DA1E84" w:rsidP="00134989">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A.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18922FDC" w14:textId="77777777" w:rsidR="00DA1E84" w:rsidRDefault="00DA1E84" w:rsidP="00134989">
      <w:pPr>
        <w:rPr>
          <w:rFonts w:ascii="Myriad Pro" w:hAnsi="Myriad Pro"/>
          <w:sz w:val="22"/>
          <w:szCs w:val="22"/>
        </w:rPr>
      </w:pPr>
    </w:p>
    <w:p w14:paraId="221F9584"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004E8111" wp14:editId="5EBA20EC">
            <wp:extent cx="4267200" cy="4080686"/>
            <wp:effectExtent l="0" t="0" r="0" b="0"/>
            <wp:docPr id="781532162"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ps.jpg"/>
                    <pic:cNvPicPr>
                      <a:picLocks noChangeAspect="1" noChangeArrowheads="1"/>
                    </pic:cNvPicPr>
                  </pic:nvPicPr>
                  <pic:blipFill>
                    <a:blip r:embed="rId23"/>
                    <a:stretch>
                      <a:fillRect/>
                    </a:stretch>
                  </pic:blipFill>
                  <pic:spPr bwMode="auto">
                    <a:xfrm>
                      <a:off x="0" y="0"/>
                      <a:ext cx="4267200" cy="4080686"/>
                    </a:xfrm>
                    <a:prstGeom prst="rect">
                      <a:avLst/>
                    </a:prstGeom>
                    <a:noFill/>
                    <a:ln w="9525">
                      <a:noFill/>
                      <a:headEnd/>
                      <a:tailEnd/>
                    </a:ln>
                  </pic:spPr>
                </pic:pic>
              </a:graphicData>
            </a:graphic>
          </wp:inline>
        </w:drawing>
      </w:r>
    </w:p>
    <w:p w14:paraId="3B42D8B3" w14:textId="400F32E0"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16</w:t>
      </w:r>
      <w:r w:rsidRPr="005314B5">
        <w:rPr>
          <w:rFonts w:ascii="Myriad Pro" w:hAnsi="Myriad Pro"/>
          <w:sz w:val="22"/>
          <w:szCs w:val="22"/>
        </w:rPr>
        <w:t xml:space="preserve">. </w:t>
      </w:r>
    </w:p>
    <w:p w14:paraId="0E801356" w14:textId="407213C9"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B.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5EEE9AC3" w14:textId="77777777" w:rsidR="00DA1E84" w:rsidRDefault="00DA1E84" w:rsidP="00134989">
      <w:pPr>
        <w:rPr>
          <w:rFonts w:ascii="Myriad Pro" w:hAnsi="Myriad Pro"/>
          <w:sz w:val="22"/>
          <w:szCs w:val="22"/>
        </w:rPr>
      </w:pPr>
    </w:p>
    <w:p w14:paraId="5B587D1F"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413A5422" wp14:editId="75BA6F85">
            <wp:extent cx="4267200" cy="4141694"/>
            <wp:effectExtent l="0" t="0" r="0" b="0"/>
            <wp:docPr id="1812633608"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uv.jpg"/>
                    <pic:cNvPicPr>
                      <a:picLocks noChangeAspect="1" noChangeArrowheads="1"/>
                    </pic:cNvPicPr>
                  </pic:nvPicPr>
                  <pic:blipFill>
                    <a:blip r:embed="rId24"/>
                    <a:stretch>
                      <a:fillRect/>
                    </a:stretch>
                  </pic:blipFill>
                  <pic:spPr bwMode="auto">
                    <a:xfrm>
                      <a:off x="0" y="0"/>
                      <a:ext cx="4267200" cy="4141694"/>
                    </a:xfrm>
                    <a:prstGeom prst="rect">
                      <a:avLst/>
                    </a:prstGeom>
                    <a:noFill/>
                    <a:ln w="9525">
                      <a:noFill/>
                      <a:headEnd/>
                      <a:tailEnd/>
                    </a:ln>
                  </pic:spPr>
                </pic:pic>
              </a:graphicData>
            </a:graphic>
          </wp:inline>
        </w:drawing>
      </w:r>
    </w:p>
    <w:p w14:paraId="02B4147E" w14:textId="0891C5A8"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17</w:t>
      </w:r>
      <w:r w:rsidRPr="005314B5">
        <w:rPr>
          <w:rFonts w:ascii="Myriad Pro" w:hAnsi="Myriad Pro"/>
          <w:sz w:val="22"/>
          <w:szCs w:val="22"/>
        </w:rPr>
        <w:t xml:space="preserve">. </w:t>
      </w:r>
    </w:p>
    <w:p w14:paraId="5182DD98" w14:textId="58461733"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C.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42A974C9" w14:textId="77777777" w:rsidR="00DA1E84" w:rsidRDefault="00DA1E84" w:rsidP="00134989">
      <w:pPr>
        <w:rPr>
          <w:rFonts w:ascii="Myriad Pro" w:hAnsi="Myriad Pro"/>
          <w:sz w:val="22"/>
          <w:szCs w:val="22"/>
        </w:rPr>
      </w:pPr>
    </w:p>
    <w:p w14:paraId="3E931D70"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7D2A434A" wp14:editId="59647115">
            <wp:extent cx="4267200" cy="4136860"/>
            <wp:effectExtent l="0" t="0" r="0" b="0"/>
            <wp:docPr id="180729714"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ps.jpg"/>
                    <pic:cNvPicPr>
                      <a:picLocks noChangeAspect="1" noChangeArrowheads="1"/>
                    </pic:cNvPicPr>
                  </pic:nvPicPr>
                  <pic:blipFill>
                    <a:blip r:embed="rId25"/>
                    <a:stretch>
                      <a:fillRect/>
                    </a:stretch>
                  </pic:blipFill>
                  <pic:spPr bwMode="auto">
                    <a:xfrm>
                      <a:off x="0" y="0"/>
                      <a:ext cx="4267200" cy="4136860"/>
                    </a:xfrm>
                    <a:prstGeom prst="rect">
                      <a:avLst/>
                    </a:prstGeom>
                    <a:noFill/>
                    <a:ln w="9525">
                      <a:noFill/>
                      <a:headEnd/>
                      <a:tailEnd/>
                    </a:ln>
                  </pic:spPr>
                </pic:pic>
              </a:graphicData>
            </a:graphic>
          </wp:inline>
        </w:drawing>
      </w:r>
    </w:p>
    <w:p w14:paraId="79F21DE8" w14:textId="02A63D87"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18</w:t>
      </w:r>
      <w:r w:rsidRPr="005314B5">
        <w:rPr>
          <w:rFonts w:ascii="Myriad Pro" w:hAnsi="Myriad Pro"/>
          <w:sz w:val="22"/>
          <w:szCs w:val="22"/>
        </w:rPr>
        <w:t xml:space="preserve">. </w:t>
      </w:r>
    </w:p>
    <w:p w14:paraId="587233C8" w14:textId="3218CA45"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D.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492D74FB" w14:textId="149665CE" w:rsidR="00134989" w:rsidRDefault="00134989" w:rsidP="00134989">
      <w:pPr>
        <w:rPr>
          <w:rFonts w:ascii="Myriad Pro" w:hAnsi="Myriad Pro"/>
          <w:sz w:val="22"/>
          <w:szCs w:val="22"/>
        </w:rPr>
      </w:pPr>
    </w:p>
    <w:p w14:paraId="78EDDB81" w14:textId="77777777" w:rsidR="00134989" w:rsidRDefault="00134989">
      <w:pPr>
        <w:rPr>
          <w:rFonts w:ascii="Myriad Pro" w:hAnsi="Myriad Pro"/>
          <w:sz w:val="22"/>
          <w:szCs w:val="22"/>
        </w:rPr>
      </w:pPr>
    </w:p>
    <w:p w14:paraId="3A9422FA" w14:textId="04B59B3E" w:rsidR="00970477" w:rsidRDefault="00970477">
      <w:pPr>
        <w:rPr>
          <w:rFonts w:ascii="Myriad Pro" w:hAnsi="Myriad Pro"/>
          <w:sz w:val="22"/>
          <w:szCs w:val="22"/>
        </w:rPr>
      </w:pPr>
      <w:r>
        <w:rPr>
          <w:rFonts w:ascii="Myriad Pro" w:hAnsi="Myriad Pro"/>
          <w:sz w:val="22"/>
          <w:szCs w:val="22"/>
        </w:rPr>
        <w:br w:type="page"/>
      </w:r>
    </w:p>
    <w:p w14:paraId="7673DD93" w14:textId="2992787E" w:rsidR="00513DA2" w:rsidRDefault="0066722B" w:rsidP="00CB77FB">
      <w:pPr>
        <w:pStyle w:val="SMHeading"/>
        <w:spacing w:after="0"/>
        <w:rPr>
          <w:rFonts w:ascii="Myriad Pro" w:hAnsi="Myriad Pro"/>
          <w:sz w:val="22"/>
          <w:szCs w:val="22"/>
        </w:rPr>
      </w:pPr>
      <w:r w:rsidRPr="005314B5">
        <w:rPr>
          <w:rFonts w:ascii="Myriad Pro" w:hAnsi="Myriad Pro"/>
          <w:sz w:val="22"/>
          <w:szCs w:val="22"/>
        </w:rPr>
        <w:lastRenderedPageBreak/>
        <w:t xml:space="preserve">Table S1. </w:t>
      </w:r>
      <w:r w:rsidR="00E72A3B">
        <w:rPr>
          <w:rFonts w:ascii="Myriad Pro" w:hAnsi="Myriad Pro"/>
          <w:sz w:val="22"/>
          <w:szCs w:val="22"/>
        </w:rPr>
        <w:t>Coho juvenile abundance.</w:t>
      </w:r>
    </w:p>
    <w:p w14:paraId="67433767" w14:textId="54269120" w:rsidR="0066722B" w:rsidRDefault="00970477" w:rsidP="00CB77FB">
      <w:pPr>
        <w:pStyle w:val="SMHeading"/>
        <w:spacing w:before="0"/>
        <w:rPr>
          <w:rFonts w:ascii="Myriad Pro" w:hAnsi="Myriad Pro"/>
          <w:sz w:val="22"/>
          <w:szCs w:val="22"/>
        </w:rPr>
      </w:pPr>
      <w:r w:rsidRPr="00970477">
        <w:rPr>
          <w:rFonts w:ascii="Myriad Pro" w:hAnsi="Myriad Pro"/>
          <w:b w:val="0"/>
          <w:sz w:val="22"/>
          <w:szCs w:val="22"/>
        </w:rPr>
        <w:t xml:space="preserve">Coefficients for Hydrologic Benefit </w:t>
      </w:r>
      <w:r w:rsidR="00513DA2">
        <w:rPr>
          <w:rFonts w:ascii="Myriad Pro" w:hAnsi="Myriad Pro"/>
          <w:b w:val="0"/>
          <w:sz w:val="22"/>
          <w:szCs w:val="22"/>
        </w:rPr>
        <w:t>F</w:t>
      </w:r>
      <w:r w:rsidRPr="00970477">
        <w:rPr>
          <w:rFonts w:ascii="Myriad Pro" w:hAnsi="Myriad Pro"/>
          <w:b w:val="0"/>
          <w:sz w:val="22"/>
          <w:szCs w:val="22"/>
        </w:rPr>
        <w:t>unction</w:t>
      </w:r>
      <w:r w:rsidR="00513DA2">
        <w:rPr>
          <w:rFonts w:ascii="Myriad Pro" w:hAnsi="Myriad Pro"/>
          <w:b w:val="0"/>
          <w:sz w:val="22"/>
          <w:szCs w:val="22"/>
        </w:rPr>
        <w:t xml:space="preserve"> A</w:t>
      </w:r>
      <w:r w:rsidRPr="00970477">
        <w:rPr>
          <w:rFonts w:ascii="Myriad Pro" w:hAnsi="Myriad Pro"/>
          <w:b w:val="0"/>
          <w:sz w:val="22"/>
          <w:szCs w:val="22"/>
        </w:rPr>
        <w:t>, an emp</w:t>
      </w:r>
      <w:r w:rsidR="00B87B20">
        <w:rPr>
          <w:rFonts w:ascii="Myriad Pro" w:hAnsi="Myriad Pro"/>
          <w:b w:val="0"/>
          <w:sz w:val="22"/>
          <w:szCs w:val="22"/>
        </w:rPr>
        <w:t>i</w:t>
      </w:r>
      <w:r w:rsidRPr="00970477">
        <w:rPr>
          <w:rFonts w:ascii="Myriad Pro" w:hAnsi="Myriad Pro"/>
          <w:b w:val="0"/>
          <w:sz w:val="22"/>
          <w:szCs w:val="22"/>
        </w:rPr>
        <w:t>rical estimate of ecological services provided to coho salmon by specific functional flows. The predicted value is in units of log10(juvenile abundance) produced, modeled using only hydrological factors.</w:t>
      </w:r>
      <w:r w:rsidR="0066722B" w:rsidRPr="005314B5">
        <w:rPr>
          <w:rFonts w:ascii="Myriad Pro" w:hAnsi="Myriad Pro"/>
          <w:sz w:val="22"/>
          <w:szCs w:val="22"/>
        </w:rPr>
        <w:t xml:space="preserve"> </w:t>
      </w:r>
    </w:p>
    <w:p w14:paraId="025D79B4" w14:textId="77777777" w:rsidR="00013791" w:rsidRDefault="00013791" w:rsidP="0066722B">
      <w:pPr>
        <w:pStyle w:val="SMHeading"/>
        <w:rPr>
          <w:rFonts w:ascii="Myriad Pro" w:hAnsi="Myriad Pro"/>
          <w:sz w:val="22"/>
          <w:szCs w:val="22"/>
        </w:rPr>
      </w:pPr>
    </w:p>
    <w:tbl>
      <w:tblPr>
        <w:tblStyle w:val="Table"/>
        <w:tblW w:w="0" w:type="auto"/>
        <w:jc w:val="center"/>
        <w:tblLayout w:type="fixed"/>
        <w:tblLook w:val="0420" w:firstRow="1" w:lastRow="0" w:firstColumn="0" w:lastColumn="0" w:noHBand="0" w:noVBand="1"/>
      </w:tblPr>
      <w:tblGrid>
        <w:gridCol w:w="2160"/>
        <w:gridCol w:w="1440"/>
        <w:gridCol w:w="4320"/>
      </w:tblGrid>
      <w:tr w:rsidR="00970477" w14:paraId="02852407"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2C925"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2B605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1ACF07"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970477" w14:paraId="7A1E6466" w14:textId="77777777" w:rsidTr="007F1438">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3C3E9"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F914C"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5DE5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970477" w14:paraId="46AF6863"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E85E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2E714"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91C1"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970477" w14:paraId="7EBAB4DE"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47E8C"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79FDF"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CEDC7"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970477" w14:paraId="714FC846" w14:textId="77777777" w:rsidTr="007F1438">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9B716"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1AC5E"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E8924"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4EACE5AA" w14:textId="77777777" w:rsidR="00CB77FB" w:rsidRDefault="00CB77FB" w:rsidP="00CB77FB">
      <w:pPr>
        <w:pStyle w:val="TableCaption"/>
        <w:rPr>
          <w:i w:val="0"/>
          <w:iCs/>
        </w:rPr>
      </w:pPr>
    </w:p>
    <w:p w14:paraId="7F1F8727" w14:textId="77777777" w:rsidR="001D58AA" w:rsidRPr="00CB77FB" w:rsidRDefault="001D58AA" w:rsidP="00CB77FB">
      <w:pPr>
        <w:pStyle w:val="TableCaption"/>
        <w:rPr>
          <w:i w:val="0"/>
          <w:iCs/>
        </w:rPr>
      </w:pPr>
    </w:p>
    <w:p w14:paraId="5CD3C53E" w14:textId="7EEA91E5" w:rsidR="00970477" w:rsidRDefault="00013791" w:rsidP="0066722B">
      <w:pPr>
        <w:pStyle w:val="SMHeading"/>
        <w:rPr>
          <w:rFonts w:ascii="Myriad Pro" w:hAnsi="Myriad Pro"/>
          <w:sz w:val="22"/>
          <w:szCs w:val="22"/>
        </w:rPr>
      </w:pPr>
      <w:r>
        <w:rPr>
          <w:rFonts w:ascii="Myriad Pro" w:hAnsi="Myriad Pro"/>
          <w:sz w:val="22"/>
          <w:szCs w:val="22"/>
        </w:rPr>
        <w:t xml:space="preserve">Table S2. </w:t>
      </w:r>
      <w:r w:rsidR="00E72A3B">
        <w:rPr>
          <w:rFonts w:ascii="Myriad Pro" w:hAnsi="Myriad Pro"/>
          <w:sz w:val="22"/>
          <w:szCs w:val="22"/>
        </w:rPr>
        <w:t>Coho juveniles per spawner.</w:t>
      </w:r>
    </w:p>
    <w:p w14:paraId="01853939" w14:textId="6BAA6EB2" w:rsidR="00013791" w:rsidRDefault="00013791" w:rsidP="00013791">
      <w:pPr>
        <w:pStyle w:val="TableCaption"/>
        <w:rPr>
          <w:rFonts w:ascii="Myriad Pro" w:eastAsia="Times New Roman" w:hAnsi="Myriad Pro" w:cs="Times New Roman"/>
          <w:bCs/>
          <w:i w:val="0"/>
          <w:kern w:val="32"/>
          <w:sz w:val="22"/>
          <w:szCs w:val="22"/>
        </w:rPr>
      </w:pPr>
      <w:r w:rsidRPr="00013791">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013791">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B</w:t>
      </w:r>
      <w:r w:rsidRPr="00013791">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013791">
        <w:rPr>
          <w:rFonts w:ascii="Myriad Pro" w:eastAsia="Times New Roman" w:hAnsi="Myriad Pro" w:cs="Times New Roman"/>
          <w:bCs/>
          <w:i w:val="0"/>
          <w:kern w:val="32"/>
          <w:sz w:val="22"/>
          <w:szCs w:val="22"/>
        </w:rPr>
        <w:t>rical estimate of ecological services provided to coho salmon by specific functional flows. The predicted value is in units of log10(juveniles per spawner) produced, modeled using only hydrological factors</w:t>
      </w:r>
      <w:r>
        <w:rPr>
          <w:rFonts w:ascii="Myriad Pro" w:eastAsia="Times New Roman" w:hAnsi="Myriad Pro" w:cs="Times New Roman"/>
          <w:bCs/>
          <w:i w:val="0"/>
          <w:kern w:val="32"/>
          <w:sz w:val="22"/>
          <w:szCs w:val="22"/>
        </w:rPr>
        <w:t>.</w:t>
      </w:r>
    </w:p>
    <w:p w14:paraId="4A0651BE" w14:textId="77777777" w:rsidR="00013791" w:rsidRPr="00CB77FB" w:rsidRDefault="00013791" w:rsidP="00013791">
      <w:pPr>
        <w:pStyle w:val="TableCaption"/>
        <w:rPr>
          <w:i w:val="0"/>
          <w:iCs/>
        </w:rPr>
      </w:pPr>
    </w:p>
    <w:tbl>
      <w:tblPr>
        <w:tblStyle w:val="Table"/>
        <w:tblW w:w="0" w:type="auto"/>
        <w:jc w:val="center"/>
        <w:tblLayout w:type="fixed"/>
        <w:tblLook w:val="0420" w:firstRow="1" w:lastRow="0" w:firstColumn="0" w:lastColumn="0" w:noHBand="0" w:noVBand="1"/>
      </w:tblPr>
      <w:tblGrid>
        <w:gridCol w:w="2160"/>
        <w:gridCol w:w="1440"/>
        <w:gridCol w:w="4320"/>
      </w:tblGrid>
      <w:tr w:rsidR="00013791" w14:paraId="3C254522"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0EF5C"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1B8A5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722F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013791" w14:paraId="4F10706C" w14:textId="77777777" w:rsidTr="007F1438">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9F64D"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AD6B7"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C164E"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013791" w14:paraId="7292E676"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5C104"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w1_Wet_Tim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A91DF"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ABC35"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wet season onset (as eggs and fry)</w:t>
            </w:r>
          </w:p>
        </w:tc>
      </w:tr>
      <w:tr w:rsidR="00013791" w14:paraId="28393CB5"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03954"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3F3C2"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AFB5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r w:rsidR="00013791" w14:paraId="3EF2B7E2" w14:textId="77777777" w:rsidTr="007F1438">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AA826"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f1_recon_120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17CB6"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CA5A31"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fall reconnection (during parents' spawning)</w:t>
            </w:r>
          </w:p>
        </w:tc>
      </w:tr>
    </w:tbl>
    <w:p w14:paraId="413E67AD" w14:textId="0A9865DE"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S3. </w:t>
      </w:r>
      <w:r w:rsidR="00E72A3B">
        <w:rPr>
          <w:rFonts w:ascii="Myriad Pro" w:hAnsi="Myriad Pro"/>
          <w:sz w:val="22"/>
          <w:szCs w:val="22"/>
        </w:rPr>
        <w:t>Chinook juvenile abundance.</w:t>
      </w:r>
    </w:p>
    <w:p w14:paraId="121C2B65" w14:textId="613ED159" w:rsidR="00CB77FB" w:rsidRDefault="00CB77FB"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CB77FB">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D</w:t>
      </w:r>
      <w:r w:rsidRPr="00CB77FB">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CB77FB">
        <w:rPr>
          <w:rFonts w:ascii="Myriad Pro" w:eastAsia="Times New Roman" w:hAnsi="Myriad Pro" w:cs="Times New Roman"/>
          <w:bCs/>
          <w:i w:val="0"/>
          <w:kern w:val="32"/>
          <w:sz w:val="22"/>
          <w:szCs w:val="22"/>
        </w:rPr>
        <w:t>rical estimate of ecological services provided to Chinook salmon by specific functional flows. The predicted value is in units of log10(juvenile abundance) produced, modeled using only hydrological factors.</w:t>
      </w:r>
    </w:p>
    <w:p w14:paraId="25A46CF5" w14:textId="77777777" w:rsidR="00CB77FB" w:rsidRDefault="00CB77FB" w:rsidP="00CB77FB">
      <w:pPr>
        <w:pStyle w:val="TableCaption"/>
        <w:rPr>
          <w:rFonts w:ascii="Myriad Pro" w:eastAsia="Times New Roman" w:hAnsi="Myriad Pro" w:cs="Times New Roman"/>
          <w:bCs/>
          <w:i w:val="0"/>
          <w:kern w:val="32"/>
          <w:sz w:val="22"/>
          <w:szCs w:val="22"/>
        </w:rPr>
      </w:pPr>
    </w:p>
    <w:tbl>
      <w:tblPr>
        <w:tblStyle w:val="Table"/>
        <w:tblW w:w="0" w:type="auto"/>
        <w:jc w:val="center"/>
        <w:tblLayout w:type="fixed"/>
        <w:tblLook w:val="0420" w:firstRow="1" w:lastRow="0" w:firstColumn="0" w:lastColumn="0" w:noHBand="0" w:noVBand="1"/>
      </w:tblPr>
      <w:tblGrid>
        <w:gridCol w:w="2610"/>
        <w:gridCol w:w="990"/>
        <w:gridCol w:w="4320"/>
      </w:tblGrid>
      <w:tr w:rsidR="00CB77FB" w14:paraId="2D6C58EB"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6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1C2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9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2279D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9B4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CB77FB" w14:paraId="7E19FC91" w14:textId="77777777" w:rsidTr="00CB77FB">
        <w:trPr>
          <w:jc w:val="center"/>
        </w:trPr>
        <w:tc>
          <w:tcPr>
            <w:tcW w:w="26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C0A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9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26C7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5.450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870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CB77FB" w14:paraId="3C9DB8E9" w14:textId="77777777" w:rsidTr="00CB77FB">
        <w:trPr>
          <w:jc w:val="center"/>
        </w:trPr>
        <w:tc>
          <w:tcPr>
            <w:tcW w:w="26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B34D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9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636B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E60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3A4B9AFA" w14:textId="77777777" w:rsidR="00013791" w:rsidRDefault="00013791" w:rsidP="0066722B">
      <w:pPr>
        <w:pStyle w:val="SMHeading"/>
        <w:rPr>
          <w:rFonts w:ascii="Myriad Pro" w:hAnsi="Myriad Pro"/>
          <w:sz w:val="22"/>
          <w:szCs w:val="22"/>
        </w:rPr>
      </w:pPr>
    </w:p>
    <w:p w14:paraId="0D699A16" w14:textId="77777777" w:rsidR="001D58AA" w:rsidRDefault="001D58AA" w:rsidP="0066722B">
      <w:pPr>
        <w:pStyle w:val="SMHeading"/>
        <w:rPr>
          <w:rFonts w:ascii="Myriad Pro" w:hAnsi="Myriad Pro"/>
          <w:sz w:val="22"/>
          <w:szCs w:val="22"/>
        </w:rPr>
      </w:pPr>
    </w:p>
    <w:p w14:paraId="6E03FBDE" w14:textId="599A63D2" w:rsidR="00CB77FB" w:rsidRDefault="00CB77FB" w:rsidP="00CB77FB">
      <w:pPr>
        <w:pStyle w:val="SMHeading"/>
        <w:rPr>
          <w:rFonts w:ascii="Myriad Pro" w:hAnsi="Myriad Pro"/>
          <w:sz w:val="22"/>
          <w:szCs w:val="22"/>
        </w:rPr>
      </w:pPr>
      <w:r>
        <w:rPr>
          <w:rFonts w:ascii="Myriad Pro" w:hAnsi="Myriad Pro"/>
          <w:sz w:val="22"/>
          <w:szCs w:val="22"/>
        </w:rPr>
        <w:t xml:space="preserve">Table S4. </w:t>
      </w:r>
      <w:r w:rsidR="00E72A3B">
        <w:rPr>
          <w:rFonts w:ascii="Myriad Pro" w:hAnsi="Myriad Pro"/>
          <w:sz w:val="22"/>
          <w:szCs w:val="22"/>
        </w:rPr>
        <w:t>Chinook juveniles per spawner.</w:t>
      </w:r>
    </w:p>
    <w:p w14:paraId="5983FD72" w14:textId="2BFBF550" w:rsidR="00CB77FB" w:rsidRDefault="00CB77FB" w:rsidP="00CB77FB">
      <w:pPr>
        <w:pStyle w:val="TableCaption"/>
      </w:pPr>
      <w:r w:rsidRPr="00CB77FB">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CB77FB">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D</w:t>
      </w:r>
      <w:r w:rsidRPr="00CB77FB">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CB77FB">
        <w:rPr>
          <w:rFonts w:ascii="Myriad Pro" w:eastAsia="Times New Roman" w:hAnsi="Myriad Pro" w:cs="Times New Roman"/>
          <w:bCs/>
          <w:i w:val="0"/>
          <w:kern w:val="32"/>
          <w:sz w:val="22"/>
          <w:szCs w:val="22"/>
        </w:rPr>
        <w:t>rical estimate of ecological services provided to Chinook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610"/>
        <w:gridCol w:w="990"/>
        <w:gridCol w:w="4320"/>
      </w:tblGrid>
      <w:tr w:rsidR="00CB77FB" w14:paraId="68644DEB"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6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EE4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9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F92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88C1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CB77FB" w14:paraId="4331F413" w14:textId="77777777" w:rsidTr="00CB77FB">
        <w:trPr>
          <w:jc w:val="center"/>
        </w:trPr>
        <w:tc>
          <w:tcPr>
            <w:tcW w:w="26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E23E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9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7EE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1.944</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64FD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CB77FB" w14:paraId="12AA6130" w14:textId="77777777" w:rsidTr="00CB77FB">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D583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s1_SP_ROC_Max</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F061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A34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Slower max. rate of change, spring recession (as </w:t>
            </w:r>
            <w:proofErr w:type="spellStart"/>
            <w:r>
              <w:rPr>
                <w:rFonts w:ascii="Arial" w:eastAsia="Arial" w:hAnsi="Arial" w:cs="Arial"/>
                <w:color w:val="000000"/>
                <w:sz w:val="22"/>
                <w:szCs w:val="22"/>
              </w:rPr>
              <w:t>outmigrating</w:t>
            </w:r>
            <w:proofErr w:type="spellEnd"/>
            <w:r>
              <w:rPr>
                <w:rFonts w:ascii="Arial" w:eastAsia="Arial" w:hAnsi="Arial" w:cs="Arial"/>
                <w:color w:val="000000"/>
                <w:sz w:val="22"/>
                <w:szCs w:val="22"/>
              </w:rPr>
              <w:t xml:space="preserve"> smolt)</w:t>
            </w:r>
          </w:p>
        </w:tc>
      </w:tr>
      <w:tr w:rsidR="00CB77FB" w14:paraId="6853CCA2" w14:textId="77777777" w:rsidTr="00CB77FB">
        <w:trPr>
          <w:jc w:val="center"/>
        </w:trPr>
        <w:tc>
          <w:tcPr>
            <w:tcW w:w="26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F18D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9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90F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-0.181</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DE2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6D7DDB38" w14:textId="77777777" w:rsidR="00CB77FB" w:rsidRDefault="00CB77FB" w:rsidP="00CB77FB">
      <w:pPr>
        <w:pStyle w:val="TableCaption"/>
        <w:rPr>
          <w:rFonts w:ascii="Myriad Pro" w:eastAsia="Times New Roman" w:hAnsi="Myriad Pro" w:cs="Times New Roman"/>
          <w:bCs/>
          <w:i w:val="0"/>
          <w:kern w:val="32"/>
          <w:sz w:val="22"/>
          <w:szCs w:val="22"/>
        </w:rPr>
      </w:pPr>
    </w:p>
    <w:p w14:paraId="4B24E2F6" w14:textId="77777777" w:rsidR="00CB77FB" w:rsidRDefault="00CB77FB">
      <w:pPr>
        <w:rPr>
          <w:rFonts w:ascii="Myriad Pro" w:hAnsi="Myriad Pro"/>
          <w:b/>
          <w:bCs/>
          <w:kern w:val="32"/>
          <w:sz w:val="22"/>
          <w:szCs w:val="22"/>
        </w:rPr>
      </w:pPr>
      <w:r>
        <w:rPr>
          <w:rFonts w:ascii="Myriad Pro" w:hAnsi="Myriad Pro"/>
          <w:sz w:val="22"/>
          <w:szCs w:val="22"/>
        </w:rPr>
        <w:br w:type="page"/>
      </w:r>
    </w:p>
    <w:p w14:paraId="373F9E49" w14:textId="0793C623"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S5. </w:t>
      </w:r>
    </w:p>
    <w:p w14:paraId="58A9DDAA" w14:textId="0249792C" w:rsidR="00CB77FB" w:rsidRPr="00CB77FB" w:rsidRDefault="00CB77FB"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A (coho juvenile abundance)</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882"/>
        <w:gridCol w:w="1152"/>
        <w:gridCol w:w="1152"/>
      </w:tblGrid>
      <w:tr w:rsidR="00CB77FB" w14:paraId="30E756D0"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9B4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002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257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A324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8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B6E0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E5B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053A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15418064" w14:textId="77777777" w:rsidTr="00CB77FB">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A35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C30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9C0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31E7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8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59D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4DC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D30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209538E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2E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286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912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536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BB5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BE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E6F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CB77FB" w14:paraId="69EDAAF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435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A412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30D1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A69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6741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F29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6F4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B53E356"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473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041C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768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C32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FA5E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D3A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DE2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CB77FB" w14:paraId="5BA385A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551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3E7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472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1C29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36B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F74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82E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CB77FB" w14:paraId="15CC66D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C2E1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05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DC3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CDE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00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347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CC6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4859B0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28FA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E37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E06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A09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11C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D04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65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08D3D2A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99E6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FCC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6BB8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512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ECD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CC38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375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3A8970D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4879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68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BA8A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1876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43C9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4E2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2B93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3FBC66A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9CD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D7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1B1E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01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1C9D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842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2A1F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CB77FB" w14:paraId="4977C8E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3B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3D8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6CA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E5F5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BD1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356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941A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562A6DC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4449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7AD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132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AC2C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008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431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E1D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CB77FB" w14:paraId="0A302B0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36F5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78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B33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00C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BE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F1D3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FAF2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CBB855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FE25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C11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2F3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912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514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CF9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5D9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B956E3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6C1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9125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0C4B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23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3239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9E63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0F3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CB77FB" w14:paraId="74E532A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2FC8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F26E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548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7B6B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96AC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1A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A6D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727ADAA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48D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086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5E1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537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8EC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288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D6F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CB77FB" w14:paraId="75E0B4B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AAB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CAA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8EC3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9F2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A953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B54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11F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029D67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0DF1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ACC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F24A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D700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FD5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032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4AB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CB77FB" w14:paraId="23603BF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4B6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477D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71A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E2F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5BF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547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D173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CB77FB" w14:paraId="0904C36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992B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DD5A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A9F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908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E01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3B09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AB3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CB77FB" w14:paraId="7299B0D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94F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904F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FB6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7EB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F28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E5F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B2F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0DB53DA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1DF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2AD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BFF9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9E2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CF33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2F9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117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BE637C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B2E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352C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BD8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69DD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1BFA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37C1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D08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5E036FB" w14:textId="77777777" w:rsidTr="00CB77FB">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72B1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C914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9E4A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AC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8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AF0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2C59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63347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54168746" w14:textId="77E34465"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S6. </w:t>
      </w:r>
    </w:p>
    <w:p w14:paraId="09B29D42" w14:textId="12F45771" w:rsidR="00CB77FB" w:rsidRPr="00CB77FB" w:rsidRDefault="006834E0"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B (coho juveniles per spawner)</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1170"/>
        <w:gridCol w:w="864"/>
        <w:gridCol w:w="1152"/>
      </w:tblGrid>
      <w:tr w:rsidR="00CB77FB" w14:paraId="38E77713" w14:textId="77777777" w:rsidTr="006834E0">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7AF8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519D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5C4F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4F6C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1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BD24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00C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773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45B0571E" w14:textId="77777777" w:rsidTr="006834E0">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FEA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1E96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349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5876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7D4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316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0992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1881B3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ED9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9B5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58A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4F5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15A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2F8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D90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1.11</w:t>
            </w:r>
          </w:p>
        </w:tc>
      </w:tr>
      <w:tr w:rsidR="00CB77FB" w14:paraId="05B4647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8EA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10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327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CB8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4AC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9FA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6BB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2.19</w:t>
            </w:r>
          </w:p>
        </w:tc>
      </w:tr>
      <w:tr w:rsidR="00CB77FB" w14:paraId="2F4369E1"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F97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6DAE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813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94C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35.21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57BE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EC4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77AE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1.19</w:t>
            </w:r>
          </w:p>
        </w:tc>
      </w:tr>
      <w:tr w:rsidR="00CB77FB" w14:paraId="03395D23"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1B4C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120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A3DB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DE7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39.89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B8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866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8192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CB77FB" w14:paraId="01E404F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C0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CF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717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F51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39.48</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C5B9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18B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A65E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1.83</w:t>
            </w:r>
          </w:p>
        </w:tc>
      </w:tr>
      <w:tr w:rsidR="00CB77FB" w14:paraId="4631DBC9"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FD9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5D4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4E0A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A3C9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2ED8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46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63E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2.99</w:t>
            </w:r>
          </w:p>
        </w:tc>
      </w:tr>
      <w:tr w:rsidR="00CB77FB" w14:paraId="733CFECF"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982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01D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A57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82C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0AF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084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AB0C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0.52</w:t>
            </w:r>
          </w:p>
        </w:tc>
      </w:tr>
      <w:tr w:rsidR="00CB77FB" w14:paraId="41B699B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84BB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CFF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853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D7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38.35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FFC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54A5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258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CB77FB" w14:paraId="37C60CC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35C6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C458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497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3DC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38.74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A17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1E6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CDDC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0.54</w:t>
            </w:r>
          </w:p>
        </w:tc>
      </w:tr>
      <w:tr w:rsidR="00CB77FB" w14:paraId="0D62781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488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0CE8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FC9F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4CA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36.49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B3C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5D9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86BF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CB77FB" w14:paraId="3463C5F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B4F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D35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30B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A60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1B70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848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80F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CB77FB" w14:paraId="292D165D"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DF3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93D9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C4F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1C6B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090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B19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DCA0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CB77FB" w14:paraId="5C3973CE"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FA5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D1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672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3862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E45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98C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8914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A08D56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C961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5AD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32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38E9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36.37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2B1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7595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3E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CB77FB" w14:paraId="2DD92AB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F0E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FE50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25A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488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34.52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C36B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B79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B675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5A720C8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940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A64E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EE8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878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34.90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317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467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D6B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CB77FB" w14:paraId="6066FF3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7A8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45F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189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D264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38.24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1C9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123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ACF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CB77FB" w14:paraId="14596623"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A89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36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BB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141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37.91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3F3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9FD1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F1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CB77FB" w14:paraId="4B65DB1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010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E2D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ACE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E0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35.92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D0E1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32F2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3A8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0.37</w:t>
            </w:r>
          </w:p>
        </w:tc>
      </w:tr>
      <w:tr w:rsidR="00CB77FB" w14:paraId="3DFD590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3112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81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E62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259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36.94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81A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1C7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C5F3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CB77FB" w14:paraId="1790302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D6D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EF9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03F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78C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45.05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909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0BF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19C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0.29</w:t>
            </w:r>
          </w:p>
        </w:tc>
      </w:tr>
      <w:tr w:rsidR="00CB77FB" w14:paraId="3DC43769"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413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EB1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6E5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0FE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36.01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82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C77E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11C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8B14906"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E98B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F7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709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335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4B7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E29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140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5BB6BD5" w14:textId="77777777" w:rsidTr="006834E0">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B71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054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87D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2E0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35.48</w:t>
            </w:r>
          </w:p>
        </w:tc>
        <w:tc>
          <w:tcPr>
            <w:tcW w:w="11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1C0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E2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275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792108A0" w14:textId="1B35225C"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S7. </w:t>
      </w:r>
    </w:p>
    <w:p w14:paraId="0354E6AD" w14:textId="5AE2BF4F" w:rsidR="00CB77FB" w:rsidRPr="00CB77FB" w:rsidRDefault="00981927"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C (Chinook juv</w:t>
      </w:r>
      <w:r w:rsidR="00E4414D">
        <w:rPr>
          <w:rFonts w:ascii="Myriad Pro" w:eastAsia="Times New Roman" w:hAnsi="Myriad Pro" w:cs="Times New Roman"/>
          <w:bCs/>
          <w:i w:val="0"/>
          <w:kern w:val="32"/>
          <w:sz w:val="22"/>
          <w:szCs w:val="22"/>
        </w:rPr>
        <w:t>.</w:t>
      </w:r>
      <w:r>
        <w:rPr>
          <w:rFonts w:ascii="Myriad Pro" w:eastAsia="Times New Roman" w:hAnsi="Myriad Pro" w:cs="Times New Roman"/>
          <w:bCs/>
          <w:i w:val="0"/>
          <w:kern w:val="32"/>
          <w:sz w:val="22"/>
          <w:szCs w:val="22"/>
        </w:rPr>
        <w:t xml:space="preserve"> abundance)</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882"/>
        <w:gridCol w:w="1152"/>
        <w:gridCol w:w="1152"/>
      </w:tblGrid>
      <w:tr w:rsidR="00CB77FB" w14:paraId="32F44A93"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DB71F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AFA1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CB2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575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8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45B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4B31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B7B70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25EFED7C" w14:textId="77777777" w:rsidTr="00CB77FB">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DBF7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839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F0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CD1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237.85</w:t>
            </w:r>
          </w:p>
        </w:tc>
        <w:tc>
          <w:tcPr>
            <w:tcW w:w="8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496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EB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2C58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371EBC8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67F3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A70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CD9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BEEF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241.99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BC96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B6E4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29A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CB77FB" w14:paraId="20F4511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45E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97A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824D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B4D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239.33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C090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3BB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D68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0.21</w:t>
            </w:r>
          </w:p>
        </w:tc>
      </w:tr>
      <w:tr w:rsidR="00CB77FB" w14:paraId="0EF2F5D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889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CBD7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5D4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38D1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237.93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78C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76D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8AB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C0685D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CFD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41F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FEA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0AA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245.35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0D0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DB0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D9C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CB77FB" w14:paraId="4FD158A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95AC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5D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2D0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114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236.91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1C1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7CA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681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E2E1F4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256B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624E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1A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866F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244.45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43B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D33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9C16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CB77FB" w14:paraId="53E1E93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E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1D4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E2F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FC4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233.59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0FA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673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A1C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3C6E1F5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C34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DA0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446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1BB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227.80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A56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C1A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01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14F1AC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5AD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AEB6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56C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02A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0C3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A88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2C0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911375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42E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419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F87B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5742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233.96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5063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CE3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E0B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45D15FC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5F2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8B12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18C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58E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235.38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B5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764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D99C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4D68E1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4322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3F7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834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3F6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229.06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71E3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F03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F48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FB5F34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700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37B4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DCE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5BDF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237.59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2A8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E7F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F0D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55C5B68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2847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1BB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B578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DF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244.28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031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16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99AD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57C6CAD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8D22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406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6B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ED9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B59D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26B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23C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410E04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189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3FD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35A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30C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227.92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5B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07C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55DE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41B8CBD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8F0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B40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30F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C13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266.37</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1A0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BA47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0235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0.12</w:t>
            </w:r>
          </w:p>
        </w:tc>
      </w:tr>
      <w:tr w:rsidR="00CB77FB" w14:paraId="1897FC20"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02F5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45C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0E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9A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239.78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99B5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95F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F02B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CB77FB" w14:paraId="272D500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022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30D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02BB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AC3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236.64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EAD8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3EA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6E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01AB3C0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50B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8A0E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1636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E79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239.65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9CC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BC4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4332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23AB72E0"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9CE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955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187C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1C66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230.43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4A4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96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C3C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2840FA0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2BD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DA4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F5F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67C7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241.54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17CA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7FE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C291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12C499C"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57C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3A79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1AC5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66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230.83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DD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DE45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CE7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9AAD018" w14:textId="77777777" w:rsidTr="00CB77FB">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0D75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204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5A35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57CD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255.73</w:t>
            </w:r>
          </w:p>
        </w:tc>
        <w:tc>
          <w:tcPr>
            <w:tcW w:w="8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47D2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C128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28F0C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052950AC" w14:textId="2D9626E0"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S8. </w:t>
      </w:r>
    </w:p>
    <w:p w14:paraId="176EF516" w14:textId="10290D91" w:rsidR="00CB77FB" w:rsidRDefault="00E8665A" w:rsidP="00CB77FB">
      <w:r w:rsidRPr="00E8665A">
        <w:rPr>
          <w:rFonts w:ascii="Myriad Pro" w:hAnsi="Myriad Pro"/>
          <w:bCs/>
          <w:kern w:val="32"/>
          <w:sz w:val="22"/>
          <w:szCs w:val="22"/>
        </w:rPr>
        <w:t xml:space="preserve">Scenario attributes for 25 scenarios for Hydrologic Benefit (HB) Function </w:t>
      </w:r>
      <w:r>
        <w:rPr>
          <w:rFonts w:ascii="Myriad Pro" w:hAnsi="Myriad Pro"/>
          <w:bCs/>
          <w:kern w:val="32"/>
          <w:sz w:val="22"/>
          <w:szCs w:val="22"/>
        </w:rPr>
        <w:t>D</w:t>
      </w:r>
      <w:r w:rsidRPr="00E8665A">
        <w:rPr>
          <w:rFonts w:ascii="Myriad Pro" w:hAnsi="Myriad Pro"/>
          <w:bCs/>
          <w:kern w:val="32"/>
          <w:sz w:val="22"/>
          <w:szCs w:val="22"/>
        </w:rPr>
        <w:t xml:space="preserve"> (Chinook juv. </w:t>
      </w:r>
      <w:r>
        <w:rPr>
          <w:rFonts w:ascii="Myriad Pro" w:hAnsi="Myriad Pro"/>
          <w:bCs/>
          <w:kern w:val="32"/>
          <w:sz w:val="22"/>
          <w:szCs w:val="22"/>
        </w:rPr>
        <w:t xml:space="preserve">per </w:t>
      </w:r>
      <w:r w:rsidR="00E72A3B">
        <w:rPr>
          <w:rFonts w:ascii="Myriad Pro" w:hAnsi="Myriad Pro"/>
          <w:bCs/>
          <w:kern w:val="32"/>
          <w:sz w:val="22"/>
          <w:szCs w:val="22"/>
        </w:rPr>
        <w:t>spawner</w:t>
      </w:r>
      <w:r w:rsidRPr="00E8665A">
        <w:rPr>
          <w:rFonts w:ascii="Myriad Pro" w:hAnsi="Myriad Pro"/>
          <w:bCs/>
          <w:kern w:val="32"/>
          <w:sz w:val="22"/>
          <w:szCs w:val="22"/>
        </w:rPr>
        <w:t>). Values in the Mean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E72A3B" w14:paraId="090E387A"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80FB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0AD7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0A6B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C380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E9ED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DF80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E3B1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E72A3B" w14:paraId="73801BA9" w14:textId="77777777" w:rsidTr="007F1438">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9669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20A5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2C69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ED0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6A1F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A58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E9D2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CF907E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2269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E726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7983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70B5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AB32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832B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D815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0.31</w:t>
            </w:r>
          </w:p>
        </w:tc>
      </w:tr>
      <w:tr w:rsidR="00E72A3B" w14:paraId="1835BF0A"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031E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8669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423E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2B46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0B38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34A0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B090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0.18</w:t>
            </w:r>
          </w:p>
        </w:tc>
      </w:tr>
      <w:tr w:rsidR="00E72A3B" w14:paraId="33119D58"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E9B4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7D8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99F5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1A82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C2C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857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A3BB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E72A3B" w14:paraId="4B9D6A9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E05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5F7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5FF3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6EC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23F3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6EB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4F3E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E72A3B" w14:paraId="15EDE349"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FDB6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009F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BB1D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157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D5A7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3FC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CCF6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E72A3B" w14:paraId="3B4537CB"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52FF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E561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9D37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2B35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7813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64E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F066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0.78</w:t>
            </w:r>
          </w:p>
        </w:tc>
      </w:tr>
      <w:tr w:rsidR="00E72A3B" w14:paraId="29F0262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A3E2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0904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CC42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DA80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4775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38AD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31F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21016EB9"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5393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16A3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4465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BAF0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6928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4AD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0301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2F9A532A"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1618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8873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706E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2DF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DC10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361B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8957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D4C6EC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54BC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AD4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919F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4FF4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220A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AB88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5C61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3380482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220F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722F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D81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ED8C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EDA2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4DDA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8C37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E72A3B" w14:paraId="3DBDDCD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234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16BD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257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4EF3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79.76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AF3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CA3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5DA2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F0D5FA7"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EB89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5C7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F78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EAA6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A3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9ADD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F9FA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A9DB16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B5F2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E8B6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6AA4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F916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0E6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B63D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2B6D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E72A3B" w14:paraId="1418120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49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D9EF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799B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8EE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6AE6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61E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C5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E72A3B" w14:paraId="624BD87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943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C045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E6B4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619B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598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581B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D5B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334B3115"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4B8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6A2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905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1CD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7B3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F94D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F145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0.16</w:t>
            </w:r>
          </w:p>
        </w:tc>
      </w:tr>
      <w:tr w:rsidR="00E72A3B" w14:paraId="0DB24BD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6BB4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CA6E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AF62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13B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4DD2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5868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69C9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E72A3B" w14:paraId="5CAA3317"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0C4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4624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DB8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51B3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2F8C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FF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120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E72A3B" w14:paraId="1E962BA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DB1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C94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B7A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50D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82E5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6835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9823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E72A3B" w14:paraId="20C6261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4DF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C44E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A2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4DD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86.06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725B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FA33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47F5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0.07</w:t>
            </w:r>
          </w:p>
        </w:tc>
      </w:tr>
      <w:tr w:rsidR="00E72A3B" w14:paraId="1D3013B6"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F1E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2543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6A17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D555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058F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15AC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3C7A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A70B7C8"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0FB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E8B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B898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7465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2AE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D42C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6ABF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FE3A534" w14:textId="77777777" w:rsidTr="007F1438">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737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9597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A7B5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B2A5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38B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BE27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D069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757B424B" w14:textId="77777777" w:rsidR="00CB77FB" w:rsidRDefault="00CB77FB" w:rsidP="00CB77FB"/>
    <w:p w14:paraId="3ECFBB6D" w14:textId="3EC1FAB3" w:rsidR="00513DA2" w:rsidRDefault="00D8159F" w:rsidP="00CB5072">
      <w:pPr>
        <w:pStyle w:val="SMHeading"/>
        <w:rPr>
          <w:rFonts w:ascii="Myriad Pro" w:hAnsi="Myriad Pro"/>
          <w:sz w:val="22"/>
          <w:szCs w:val="22"/>
        </w:rPr>
      </w:pPr>
      <w:r w:rsidRPr="005314B5">
        <w:rPr>
          <w:rFonts w:ascii="Myriad Pro" w:hAnsi="Myriad Pro"/>
          <w:sz w:val="22"/>
          <w:szCs w:val="22"/>
        </w:rPr>
        <w:t>Data Set S1</w:t>
      </w:r>
      <w:r w:rsidR="00CE6EAA" w:rsidRPr="005314B5">
        <w:rPr>
          <w:rFonts w:ascii="Myriad Pro" w:hAnsi="Myriad Pro"/>
          <w:sz w:val="22"/>
          <w:szCs w:val="22"/>
        </w:rPr>
        <w:t xml:space="preserve">. </w:t>
      </w:r>
    </w:p>
    <w:p w14:paraId="07B3F17B" w14:textId="3D405559" w:rsidR="00513DA2" w:rsidRDefault="00513DA2" w:rsidP="00CB5072">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sidR="001D58AA">
        <w:rPr>
          <w:rFonts w:ascii="Myriad Pro" w:hAnsi="Myriad Pro"/>
          <w:b w:val="0"/>
          <w:sz w:val="22"/>
          <w:szCs w:val="22"/>
        </w:rPr>
        <w:t>, subsets of which are</w:t>
      </w:r>
      <w:r w:rsidRPr="00513DA2">
        <w:rPr>
          <w:rFonts w:ascii="Myriad Pro" w:hAnsi="Myriad Pro"/>
          <w:b w:val="0"/>
          <w:sz w:val="22"/>
          <w:szCs w:val="22"/>
        </w:rPr>
        <w:t xml:space="preserve"> </w:t>
      </w:r>
      <w:r w:rsidR="001D58AA">
        <w:rPr>
          <w:rFonts w:ascii="Myriad Pro" w:hAnsi="Myriad Pro"/>
          <w:b w:val="0"/>
          <w:sz w:val="22"/>
          <w:szCs w:val="22"/>
        </w:rPr>
        <w:t>used as predictors</w:t>
      </w:r>
      <w:r w:rsidRPr="00513DA2">
        <w:rPr>
          <w:rFonts w:ascii="Myriad Pro" w:hAnsi="Myriad Pro"/>
          <w:b w:val="0"/>
          <w:sz w:val="22"/>
          <w:szCs w:val="22"/>
        </w:rPr>
        <w:t xml:space="preserve"> in Hydrologic Benefit </w:t>
      </w:r>
      <w:r w:rsidR="000D3A7C">
        <w:rPr>
          <w:rFonts w:ascii="Myriad Pro" w:hAnsi="Myriad Pro"/>
          <w:b w:val="0"/>
          <w:sz w:val="22"/>
          <w:szCs w:val="22"/>
        </w:rPr>
        <w:t>F</w:t>
      </w:r>
      <w:r w:rsidRPr="00513DA2">
        <w:rPr>
          <w:rFonts w:ascii="Myriad Pro" w:hAnsi="Myriad Pro"/>
          <w:b w:val="0"/>
          <w:sz w:val="22"/>
          <w:szCs w:val="22"/>
        </w:rPr>
        <w:t xml:space="preserve">unction </w:t>
      </w:r>
      <w:r w:rsidR="000D3A7C">
        <w:rPr>
          <w:rFonts w:ascii="Myriad Pro" w:hAnsi="Myriad Pro"/>
          <w:b w:val="0"/>
          <w:sz w:val="22"/>
          <w:szCs w:val="22"/>
        </w:rPr>
        <w:t>A</w:t>
      </w:r>
      <w:r w:rsidR="0048429E">
        <w:rPr>
          <w:rFonts w:ascii="Myriad Pro" w:hAnsi="Myriad Pro"/>
          <w:b w:val="0"/>
          <w:sz w:val="22"/>
          <w:szCs w:val="22"/>
        </w:rPr>
        <w:t xml:space="preserve">, in </w:t>
      </w:r>
      <w:r w:rsidR="000C4D7C">
        <w:rPr>
          <w:rFonts w:ascii="Myriad Pro" w:hAnsi="Myriad Pro"/>
          <w:b w:val="0"/>
          <w:sz w:val="22"/>
          <w:szCs w:val="22"/>
        </w:rPr>
        <w:t>base case</w:t>
      </w:r>
      <w:r w:rsidR="0048429E">
        <w:rPr>
          <w:rFonts w:ascii="Myriad Pro" w:hAnsi="Myriad Pro"/>
          <w:b w:val="0"/>
          <w:sz w:val="22"/>
          <w:szCs w:val="22"/>
        </w:rPr>
        <w:t xml:space="preserve"> and three alfalfa scenarios. To see the daily flow data from which these functional flows are calculated, see Figure S2.</w:t>
      </w:r>
    </w:p>
    <w:p w14:paraId="265962EE" w14:textId="73605FF3"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2</w:t>
      </w:r>
      <w:r w:rsidRPr="005314B5">
        <w:rPr>
          <w:rFonts w:ascii="Myriad Pro" w:hAnsi="Myriad Pro"/>
          <w:sz w:val="22"/>
          <w:szCs w:val="22"/>
        </w:rPr>
        <w:t xml:space="preserve">. </w:t>
      </w:r>
    </w:p>
    <w:p w14:paraId="66A48ED9" w14:textId="59030AC2"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B,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431BBE2C" w14:textId="6F62DC04"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3</w:t>
      </w:r>
      <w:r w:rsidRPr="005314B5">
        <w:rPr>
          <w:rFonts w:ascii="Myriad Pro" w:hAnsi="Myriad Pro"/>
          <w:sz w:val="22"/>
          <w:szCs w:val="22"/>
        </w:rPr>
        <w:t xml:space="preserve">. </w:t>
      </w:r>
    </w:p>
    <w:p w14:paraId="1A5B701C" w14:textId="4ABBC41D"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C,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40E898A5" w14:textId="04EC1CFE"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4</w:t>
      </w:r>
      <w:r w:rsidRPr="005314B5">
        <w:rPr>
          <w:rFonts w:ascii="Myriad Pro" w:hAnsi="Myriad Pro"/>
          <w:sz w:val="22"/>
          <w:szCs w:val="22"/>
        </w:rPr>
        <w:t xml:space="preserve">. </w:t>
      </w:r>
    </w:p>
    <w:p w14:paraId="3634CDCE" w14:textId="07FB3623"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D,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7EB852DE" w14:textId="021FA630" w:rsidR="00A07582" w:rsidRDefault="00A07582" w:rsidP="00767194">
      <w:pPr>
        <w:pStyle w:val="SMHeading"/>
        <w:rPr>
          <w:rFonts w:ascii="Myriad Pro" w:hAnsi="Myriad Pro"/>
          <w:sz w:val="22"/>
          <w:szCs w:val="22"/>
        </w:rPr>
      </w:pPr>
      <w:r>
        <w:rPr>
          <w:rFonts w:ascii="Myriad Pro" w:hAnsi="Myriad Pro"/>
          <w:sz w:val="22"/>
          <w:szCs w:val="22"/>
        </w:rPr>
        <w:t>Movies S1-S4.</w:t>
      </w:r>
    </w:p>
    <w:p w14:paraId="23FB387A" w14:textId="53333C84" w:rsidR="00A07582" w:rsidRDefault="00A07582" w:rsidP="00A07582">
      <w:pPr>
        <w:pStyle w:val="SMHeading"/>
        <w:rPr>
          <w:rFonts w:ascii="Myriad Pro" w:hAnsi="Myriad Pro"/>
          <w:b w:val="0"/>
          <w:sz w:val="22"/>
          <w:szCs w:val="22"/>
        </w:rPr>
      </w:pPr>
      <w:r>
        <w:rPr>
          <w:rFonts w:ascii="Myriad Pro" w:hAnsi="Myriad Pro"/>
          <w:b w:val="0"/>
          <w:sz w:val="22"/>
          <w:szCs w:val="22"/>
        </w:rPr>
        <w:t>Point colors correspond to colors in the legend below:</w:t>
      </w:r>
    </w:p>
    <w:p w14:paraId="48B74086" w14:textId="27A9779A" w:rsidR="00A07582" w:rsidRPr="002413F1" w:rsidRDefault="00A07582" w:rsidP="00767194">
      <w:pPr>
        <w:pStyle w:val="SMHeading"/>
        <w:rPr>
          <w:rFonts w:ascii="Myriad Pro" w:hAnsi="Myriad Pro"/>
          <w:b w:val="0"/>
          <w:sz w:val="22"/>
          <w:szCs w:val="22"/>
        </w:rPr>
      </w:pPr>
      <w:r w:rsidRPr="00A07582">
        <w:rPr>
          <w:rFonts w:ascii="Myriad Pro" w:hAnsi="Myriad Pro"/>
          <w:b w:val="0"/>
          <w:noProof/>
          <w:sz w:val="22"/>
          <w:szCs w:val="22"/>
        </w:rPr>
        <w:drawing>
          <wp:inline distT="0" distB="0" distL="0" distR="0" wp14:anchorId="117068D4" wp14:editId="20724165">
            <wp:extent cx="2742852" cy="1775777"/>
            <wp:effectExtent l="19050" t="19050" r="19685" b="15240"/>
            <wp:docPr id="11" name="Content Placeholder 5" descr="A graph of different colored squares&#10;&#10;Description automatically generated">
              <a:extLst xmlns:a="http://schemas.openxmlformats.org/drawingml/2006/main">
                <a:ext uri="{FF2B5EF4-FFF2-40B4-BE49-F238E27FC236}">
                  <a16:creationId xmlns:a16="http://schemas.microsoft.com/office/drawing/2014/main" id="{E746AE51-B929-28C4-BC5A-43DD69C12B5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5" descr="A graph of different colored squares&#10;&#10;Description automatically generated">
                      <a:extLst>
                        <a:ext uri="{FF2B5EF4-FFF2-40B4-BE49-F238E27FC236}">
                          <a16:creationId xmlns:a16="http://schemas.microsoft.com/office/drawing/2014/main" id="{E746AE51-B929-28C4-BC5A-43DD69C12B52}"/>
                        </a:ext>
                      </a:extLst>
                    </pic:cNvPr>
                    <pic:cNvPicPr>
                      <a:picLocks noGrp="1" noChangeAspect="1"/>
                    </pic:cNvPicPr>
                  </pic:nvPicPr>
                  <pic:blipFill>
                    <a:blip r:embed="rId18" cstate="print">
                      <a:extLst>
                        <a:ext uri="{28A0092B-C50C-407E-A947-70E740481C1C}">
                          <a14:useLocalDpi xmlns:a14="http://schemas.microsoft.com/office/drawing/2010/main" val="0"/>
                        </a:ext>
                      </a:extLst>
                    </a:blip>
                    <a:srcRect l="10299" t="62869" r="52864" b="13282"/>
                    <a:stretch/>
                  </pic:blipFill>
                  <pic:spPr>
                    <a:xfrm>
                      <a:off x="0" y="0"/>
                      <a:ext cx="2761117" cy="1787602"/>
                    </a:xfrm>
                    <a:prstGeom prst="rect">
                      <a:avLst/>
                    </a:prstGeom>
                    <a:solidFill>
                      <a:srgbClr val="FFFFFF">
                        <a:shade val="85000"/>
                      </a:srgbClr>
                    </a:solidFill>
                    <a:ln w="6350" cap="sq">
                      <a:solidFill>
                        <a:schemeClr val="tx1"/>
                      </a:solidFill>
                      <a:miter lim="800000"/>
                    </a:ln>
                    <a:effectLst/>
                  </pic:spPr>
                </pic:pic>
              </a:graphicData>
            </a:graphic>
          </wp:inline>
        </w:drawing>
      </w:r>
    </w:p>
    <w:p w14:paraId="3004ED3D" w14:textId="111571B8" w:rsidR="00767194" w:rsidRDefault="00767194" w:rsidP="00767194">
      <w:pPr>
        <w:pStyle w:val="SMHeading"/>
        <w:rPr>
          <w:rFonts w:ascii="Myriad Pro" w:hAnsi="Myriad Pro"/>
          <w:sz w:val="22"/>
          <w:szCs w:val="22"/>
        </w:rPr>
      </w:pPr>
      <w:r>
        <w:rPr>
          <w:rFonts w:ascii="Myriad Pro" w:hAnsi="Myriad Pro"/>
          <w:sz w:val="22"/>
          <w:szCs w:val="22"/>
        </w:rPr>
        <w:t>Movie S1</w:t>
      </w:r>
      <w:r w:rsidRPr="005314B5">
        <w:rPr>
          <w:rFonts w:ascii="Myriad Pro" w:hAnsi="Myriad Pro"/>
          <w:sz w:val="22"/>
          <w:szCs w:val="22"/>
        </w:rPr>
        <w:t xml:space="preserve">. </w:t>
      </w:r>
    </w:p>
    <w:p w14:paraId="0A1BBF5C" w14:textId="6FA563F9" w:rsidR="00A07582" w:rsidRDefault="00767194" w:rsidP="00A07582">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A, as well as agriculture and cost objectives) </w:t>
      </w:r>
      <w:r w:rsidRPr="00767194">
        <w:rPr>
          <w:rFonts w:ascii="Myriad Pro" w:hAnsi="Myriad Pro"/>
          <w:b w:val="0"/>
          <w:sz w:val="22"/>
          <w:szCs w:val="22"/>
        </w:rPr>
        <w:t xml:space="preserve">for </w:t>
      </w:r>
      <w:r w:rsidRPr="00767194">
        <w:rPr>
          <w:rFonts w:ascii="Myriad Pro" w:hAnsi="Myriad Pro"/>
          <w:b w:val="0"/>
          <w:sz w:val="22"/>
          <w:szCs w:val="22"/>
        </w:rPr>
        <w:lastRenderedPageBreak/>
        <w:t>base case and 24 management scenarios, averaged over 35 water years (1991-2025). Larger spheres are shown for the Pareto-optimal set of scenarios</w:t>
      </w:r>
      <w:r w:rsidR="002413F1">
        <w:rPr>
          <w:rFonts w:ascii="Myriad Pro" w:hAnsi="Myriad Pro"/>
          <w:b w:val="0"/>
          <w:sz w:val="22"/>
          <w:szCs w:val="22"/>
        </w:rPr>
        <w:t>.</w:t>
      </w:r>
    </w:p>
    <w:p w14:paraId="6D5F1289" w14:textId="14CD7E47" w:rsidR="007A40A9" w:rsidRDefault="007A40A9" w:rsidP="007A40A9">
      <w:pPr>
        <w:pStyle w:val="SMHeading"/>
        <w:rPr>
          <w:rFonts w:ascii="Myriad Pro" w:hAnsi="Myriad Pro"/>
          <w:sz w:val="22"/>
          <w:szCs w:val="22"/>
        </w:rPr>
      </w:pPr>
      <w:r>
        <w:rPr>
          <w:rFonts w:ascii="Myriad Pro" w:hAnsi="Myriad Pro"/>
          <w:sz w:val="22"/>
          <w:szCs w:val="22"/>
        </w:rPr>
        <w:t>Movie S</w:t>
      </w:r>
      <w:r w:rsidR="005A44FF">
        <w:rPr>
          <w:rFonts w:ascii="Myriad Pro" w:hAnsi="Myriad Pro"/>
          <w:sz w:val="22"/>
          <w:szCs w:val="22"/>
        </w:rPr>
        <w:t>2</w:t>
      </w:r>
      <w:r w:rsidRPr="005314B5">
        <w:rPr>
          <w:rFonts w:ascii="Myriad Pro" w:hAnsi="Myriad Pro"/>
          <w:sz w:val="22"/>
          <w:szCs w:val="22"/>
        </w:rPr>
        <w:t xml:space="preserve">. </w:t>
      </w:r>
    </w:p>
    <w:p w14:paraId="7356F559" w14:textId="7A51E9C6" w:rsidR="007A40A9" w:rsidRDefault="007A40A9" w:rsidP="007A40A9">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w:t>
      </w:r>
      <w:r w:rsidR="005A44FF">
        <w:rPr>
          <w:rFonts w:ascii="Myriad Pro" w:hAnsi="Myriad Pro"/>
          <w:b w:val="0"/>
          <w:sz w:val="22"/>
          <w:szCs w:val="22"/>
        </w:rPr>
        <w:t>B</w:t>
      </w:r>
      <w:r>
        <w:rPr>
          <w:rFonts w:ascii="Myriad Pro" w:hAnsi="Myriad Pro"/>
          <w:b w:val="0"/>
          <w:sz w:val="22"/>
          <w:szCs w:val="22"/>
        </w:rPr>
        <w:t xml:space="preserve">, as well as agriculture and cost objectives) </w:t>
      </w:r>
      <w:r w:rsidRPr="00767194">
        <w:rPr>
          <w:rFonts w:ascii="Myriad Pro" w:hAnsi="Myriad Pro"/>
          <w:b w:val="0"/>
          <w:sz w:val="22"/>
          <w:szCs w:val="22"/>
        </w:rPr>
        <w:t>for base case and 24 management scenarios, averaged over 35 water years (1991-2025). Larger spheres are shown for the Pareto-optimal set of scenarios.</w:t>
      </w:r>
    </w:p>
    <w:p w14:paraId="503D8431" w14:textId="60DB52EF" w:rsidR="005A44FF" w:rsidRDefault="005A44FF" w:rsidP="005A44FF">
      <w:pPr>
        <w:pStyle w:val="SMHeading"/>
        <w:rPr>
          <w:rFonts w:ascii="Myriad Pro" w:hAnsi="Myriad Pro"/>
          <w:sz w:val="22"/>
          <w:szCs w:val="22"/>
        </w:rPr>
      </w:pPr>
      <w:r>
        <w:rPr>
          <w:rFonts w:ascii="Myriad Pro" w:hAnsi="Myriad Pro"/>
          <w:sz w:val="22"/>
          <w:szCs w:val="22"/>
        </w:rPr>
        <w:t>Movie S3</w:t>
      </w:r>
      <w:r w:rsidRPr="005314B5">
        <w:rPr>
          <w:rFonts w:ascii="Myriad Pro" w:hAnsi="Myriad Pro"/>
          <w:sz w:val="22"/>
          <w:szCs w:val="22"/>
        </w:rPr>
        <w:t xml:space="preserve">. </w:t>
      </w:r>
    </w:p>
    <w:p w14:paraId="630526E9" w14:textId="5EC421C7" w:rsidR="005A44FF" w:rsidRDefault="005A44FF" w:rsidP="005A44FF">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C, as well as agriculture and cost objectives) </w:t>
      </w:r>
      <w:r w:rsidRPr="00767194">
        <w:rPr>
          <w:rFonts w:ascii="Myriad Pro" w:hAnsi="Myriad Pro"/>
          <w:b w:val="0"/>
          <w:sz w:val="22"/>
          <w:szCs w:val="22"/>
        </w:rPr>
        <w:t>for base case and 24 management scenarios, averaged over 35 water years (1991-2025). Larger spheres are shown for the Pareto-optimal set of scenarios.</w:t>
      </w:r>
    </w:p>
    <w:p w14:paraId="57B2B40D" w14:textId="22D9EA80" w:rsidR="005A44FF" w:rsidRDefault="005A44FF" w:rsidP="005A44FF">
      <w:pPr>
        <w:pStyle w:val="SMHeading"/>
        <w:rPr>
          <w:rFonts w:ascii="Myriad Pro" w:hAnsi="Myriad Pro"/>
          <w:sz w:val="22"/>
          <w:szCs w:val="22"/>
        </w:rPr>
      </w:pPr>
      <w:r>
        <w:rPr>
          <w:rFonts w:ascii="Myriad Pro" w:hAnsi="Myriad Pro"/>
          <w:sz w:val="22"/>
          <w:szCs w:val="22"/>
        </w:rPr>
        <w:t>Movie S4</w:t>
      </w:r>
      <w:r w:rsidRPr="005314B5">
        <w:rPr>
          <w:rFonts w:ascii="Myriad Pro" w:hAnsi="Myriad Pro"/>
          <w:sz w:val="22"/>
          <w:szCs w:val="22"/>
        </w:rPr>
        <w:t xml:space="preserve">. </w:t>
      </w:r>
    </w:p>
    <w:p w14:paraId="7DB236C7" w14:textId="0758105D" w:rsidR="005A44FF" w:rsidRDefault="005A44FF" w:rsidP="005A44FF">
      <w:pPr>
        <w:pStyle w:val="SMHeading"/>
        <w:rPr>
          <w:rFonts w:ascii="Myriad Pro" w:hAnsi="Myriad Pro"/>
          <w:b w:val="0"/>
          <w:sz w:val="22"/>
          <w:szCs w:val="22"/>
        </w:rPr>
      </w:pPr>
      <w:r w:rsidRPr="00767194">
        <w:rPr>
          <w:rFonts w:ascii="Myriad Pro" w:hAnsi="Myriad Pro"/>
          <w:b w:val="0"/>
          <w:sz w:val="22"/>
          <w:szCs w:val="22"/>
        </w:rPr>
        <w:t xml:space="preserve">A three-dimensional scatter plot of the objective function values </w:t>
      </w:r>
      <w:r>
        <w:rPr>
          <w:rFonts w:ascii="Myriad Pro" w:hAnsi="Myriad Pro"/>
          <w:b w:val="0"/>
          <w:sz w:val="22"/>
          <w:szCs w:val="22"/>
        </w:rPr>
        <w:t xml:space="preserve">(environmental objective as Hydrologic Benefit Function D, as well as agriculture and cost objectives) </w:t>
      </w:r>
      <w:r w:rsidRPr="00767194">
        <w:rPr>
          <w:rFonts w:ascii="Myriad Pro" w:hAnsi="Myriad Pro"/>
          <w:b w:val="0"/>
          <w:sz w:val="22"/>
          <w:szCs w:val="22"/>
        </w:rPr>
        <w:t>for base case and 24 management scenarios, averaged over 35 water years (1991-2025). Larger spheres are shown for the Pareto-optimal set of scenarios.</w:t>
      </w:r>
    </w:p>
    <w:p w14:paraId="7F11EA86" w14:textId="77777777" w:rsidR="007A40A9" w:rsidRDefault="007A40A9" w:rsidP="0048429E">
      <w:pPr>
        <w:pStyle w:val="SMHeading"/>
        <w:rPr>
          <w:rFonts w:ascii="Myriad Pro" w:hAnsi="Myriad Pro"/>
          <w:b w:val="0"/>
          <w:sz w:val="22"/>
          <w:szCs w:val="22"/>
        </w:rPr>
      </w:pPr>
    </w:p>
    <w:p w14:paraId="20614FC2" w14:textId="77777777" w:rsidR="005A44FF" w:rsidRDefault="005A44FF" w:rsidP="0048429E">
      <w:pPr>
        <w:pStyle w:val="SMHeading"/>
        <w:rPr>
          <w:rFonts w:ascii="Myriad Pro" w:hAnsi="Myriad Pro"/>
          <w:b w:val="0"/>
          <w:sz w:val="22"/>
          <w:szCs w:val="22"/>
        </w:rPr>
      </w:pPr>
    </w:p>
    <w:sectPr w:rsidR="005A44FF" w:rsidSect="00F125EE">
      <w:headerReference w:type="even" r:id="rId26"/>
      <w:headerReference w:type="default" r:id="rId27"/>
      <w:footerReference w:type="even" r:id="rId28"/>
      <w:footerReference w:type="default" r:id="rId29"/>
      <w:headerReference w:type="first" r:id="rId30"/>
      <w:footerReference w:type="first" r:id="rId3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982C" w14:textId="77777777" w:rsidR="00215D90" w:rsidRDefault="00215D90">
      <w:r>
        <w:separator/>
      </w:r>
    </w:p>
  </w:endnote>
  <w:endnote w:type="continuationSeparator" w:id="0">
    <w:p w14:paraId="37DB0624" w14:textId="77777777" w:rsidR="00215D90" w:rsidRDefault="00215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102A" w14:textId="77777777" w:rsidR="001966FD" w:rsidRDefault="00196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E7ED" w14:textId="77777777" w:rsidR="00F125EE" w:rsidRDefault="00114193">
    <w:pPr>
      <w:pStyle w:val="Footer"/>
      <w:jc w:val="right"/>
    </w:pPr>
    <w:r>
      <w:fldChar w:fldCharType="begin"/>
    </w:r>
    <w:r>
      <w:instrText xml:space="preserve"> PAGE   \* MERGEFORMAT </w:instrText>
    </w:r>
    <w:r>
      <w:fldChar w:fldCharType="separate"/>
    </w:r>
    <w:r w:rsidR="00D10134">
      <w:rPr>
        <w:noProof/>
      </w:rPr>
      <w:t>1</w:t>
    </w:r>
    <w:r>
      <w:fldChar w:fldCharType="end"/>
    </w:r>
  </w:p>
  <w:p w14:paraId="486656F3" w14:textId="77777777" w:rsidR="00F125EE" w:rsidRDefault="00F125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BCA3" w14:textId="77777777" w:rsidR="001966FD" w:rsidRDefault="00196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04240" w14:textId="77777777" w:rsidR="00215D90" w:rsidRDefault="00215D90">
      <w:r>
        <w:separator/>
      </w:r>
    </w:p>
  </w:footnote>
  <w:footnote w:type="continuationSeparator" w:id="0">
    <w:p w14:paraId="5D134202" w14:textId="77777777" w:rsidR="00215D90" w:rsidRDefault="00215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EF6B" w14:textId="77777777" w:rsidR="001966FD" w:rsidRDefault="001966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3C1C" w14:textId="77777777" w:rsidR="003A2FD8" w:rsidRPr="005001AC" w:rsidRDefault="003A2FD8" w:rsidP="005001AC">
    <w:pPr>
      <w:jc w:val="right"/>
      <w:rPr>
        <w:sz w:val="20"/>
      </w:rPr>
    </w:pPr>
  </w:p>
  <w:p w14:paraId="18F8F636" w14:textId="77777777" w:rsidR="003A2FD8" w:rsidRDefault="003A2FD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5ADD" w14:textId="77777777" w:rsidR="001966FD" w:rsidRDefault="00196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901DB9"/>
    <w:multiLevelType w:val="hybridMultilevel"/>
    <w:tmpl w:val="00B68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508A0"/>
    <w:multiLevelType w:val="multilevel"/>
    <w:tmpl w:val="02B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37AC4"/>
    <w:multiLevelType w:val="hybridMultilevel"/>
    <w:tmpl w:val="F89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410DB6"/>
    <w:multiLevelType w:val="hybridMultilevel"/>
    <w:tmpl w:val="77E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81017E"/>
    <w:multiLevelType w:val="hybridMultilevel"/>
    <w:tmpl w:val="DAD6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399125">
    <w:abstractNumId w:val="9"/>
  </w:num>
  <w:num w:numId="2" w16cid:durableId="2033215806">
    <w:abstractNumId w:val="7"/>
  </w:num>
  <w:num w:numId="3" w16cid:durableId="1944335922">
    <w:abstractNumId w:val="6"/>
  </w:num>
  <w:num w:numId="4" w16cid:durableId="880215763">
    <w:abstractNumId w:val="5"/>
  </w:num>
  <w:num w:numId="5" w16cid:durableId="1304894234">
    <w:abstractNumId w:val="4"/>
  </w:num>
  <w:num w:numId="6" w16cid:durableId="994188857">
    <w:abstractNumId w:val="8"/>
  </w:num>
  <w:num w:numId="7" w16cid:durableId="1506046954">
    <w:abstractNumId w:val="3"/>
  </w:num>
  <w:num w:numId="8" w16cid:durableId="31543740">
    <w:abstractNumId w:val="2"/>
  </w:num>
  <w:num w:numId="9" w16cid:durableId="1501461087">
    <w:abstractNumId w:val="1"/>
  </w:num>
  <w:num w:numId="10" w16cid:durableId="909004882">
    <w:abstractNumId w:val="0"/>
  </w:num>
  <w:num w:numId="11" w16cid:durableId="920213288">
    <w:abstractNumId w:val="11"/>
  </w:num>
  <w:num w:numId="12" w16cid:durableId="438374261">
    <w:abstractNumId w:val="13"/>
  </w:num>
  <w:num w:numId="13" w16cid:durableId="1146118364">
    <w:abstractNumId w:val="10"/>
  </w:num>
  <w:num w:numId="14" w16cid:durableId="1984233882">
    <w:abstractNumId w:val="15"/>
  </w:num>
  <w:num w:numId="15" w16cid:durableId="1230462683">
    <w:abstractNumId w:val="14"/>
  </w:num>
  <w:num w:numId="16" w16cid:durableId="119604055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Harter">
    <w15:presenceInfo w15:providerId="AD" w15:userId="S::thharter@ucdavis.edu::f2da3830-58da-424a-ab5f-16c619e36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13791"/>
    <w:rsid w:val="00015F74"/>
    <w:rsid w:val="00043571"/>
    <w:rsid w:val="00065EBD"/>
    <w:rsid w:val="00083B44"/>
    <w:rsid w:val="000850DC"/>
    <w:rsid w:val="00094365"/>
    <w:rsid w:val="000B2E64"/>
    <w:rsid w:val="000C2771"/>
    <w:rsid w:val="000C48FE"/>
    <w:rsid w:val="000C4D7C"/>
    <w:rsid w:val="000D3A7C"/>
    <w:rsid w:val="000D68BD"/>
    <w:rsid w:val="000E00F3"/>
    <w:rsid w:val="000F0DCE"/>
    <w:rsid w:val="00103F5A"/>
    <w:rsid w:val="00111843"/>
    <w:rsid w:val="00112C5B"/>
    <w:rsid w:val="00113908"/>
    <w:rsid w:val="00114193"/>
    <w:rsid w:val="0011506B"/>
    <w:rsid w:val="001154E6"/>
    <w:rsid w:val="00115A38"/>
    <w:rsid w:val="0011687B"/>
    <w:rsid w:val="00124F82"/>
    <w:rsid w:val="001265FA"/>
    <w:rsid w:val="001278E3"/>
    <w:rsid w:val="00130743"/>
    <w:rsid w:val="00130B50"/>
    <w:rsid w:val="00134989"/>
    <w:rsid w:val="00146980"/>
    <w:rsid w:val="0016337A"/>
    <w:rsid w:val="00164269"/>
    <w:rsid w:val="001966FD"/>
    <w:rsid w:val="00197826"/>
    <w:rsid w:val="001A1BDE"/>
    <w:rsid w:val="001C60B8"/>
    <w:rsid w:val="001C7B4E"/>
    <w:rsid w:val="001D4D65"/>
    <w:rsid w:val="001D58AA"/>
    <w:rsid w:val="001F0876"/>
    <w:rsid w:val="001F167C"/>
    <w:rsid w:val="001F5E91"/>
    <w:rsid w:val="0020183F"/>
    <w:rsid w:val="002077B9"/>
    <w:rsid w:val="00215D90"/>
    <w:rsid w:val="00221C70"/>
    <w:rsid w:val="002251AF"/>
    <w:rsid w:val="00227D86"/>
    <w:rsid w:val="002413F1"/>
    <w:rsid w:val="00243B68"/>
    <w:rsid w:val="00262D72"/>
    <w:rsid w:val="002757D4"/>
    <w:rsid w:val="002776CD"/>
    <w:rsid w:val="002800B6"/>
    <w:rsid w:val="002B35D4"/>
    <w:rsid w:val="002B552E"/>
    <w:rsid w:val="002C030F"/>
    <w:rsid w:val="002F3966"/>
    <w:rsid w:val="00320E2C"/>
    <w:rsid w:val="00331D75"/>
    <w:rsid w:val="00355362"/>
    <w:rsid w:val="00363251"/>
    <w:rsid w:val="00363E44"/>
    <w:rsid w:val="0037129B"/>
    <w:rsid w:val="00395E86"/>
    <w:rsid w:val="003A2FD8"/>
    <w:rsid w:val="003B40E6"/>
    <w:rsid w:val="003C007A"/>
    <w:rsid w:val="003E1980"/>
    <w:rsid w:val="003F6E14"/>
    <w:rsid w:val="003F720B"/>
    <w:rsid w:val="00405336"/>
    <w:rsid w:val="00446680"/>
    <w:rsid w:val="004568BC"/>
    <w:rsid w:val="004571D5"/>
    <w:rsid w:val="00462F1B"/>
    <w:rsid w:val="0046356B"/>
    <w:rsid w:val="00467307"/>
    <w:rsid w:val="0047706C"/>
    <w:rsid w:val="00477182"/>
    <w:rsid w:val="004779CB"/>
    <w:rsid w:val="00481118"/>
    <w:rsid w:val="0048237E"/>
    <w:rsid w:val="0048429E"/>
    <w:rsid w:val="004B2481"/>
    <w:rsid w:val="004D2A8C"/>
    <w:rsid w:val="004E42D8"/>
    <w:rsid w:val="004E7BA2"/>
    <w:rsid w:val="004F7EDF"/>
    <w:rsid w:val="005001AC"/>
    <w:rsid w:val="00513DA2"/>
    <w:rsid w:val="00517016"/>
    <w:rsid w:val="00527D71"/>
    <w:rsid w:val="00527D84"/>
    <w:rsid w:val="005314B5"/>
    <w:rsid w:val="0054432F"/>
    <w:rsid w:val="00552C23"/>
    <w:rsid w:val="005607DD"/>
    <w:rsid w:val="00572DFF"/>
    <w:rsid w:val="00580210"/>
    <w:rsid w:val="005A44FF"/>
    <w:rsid w:val="005A558C"/>
    <w:rsid w:val="005B186E"/>
    <w:rsid w:val="005C6651"/>
    <w:rsid w:val="005D6D71"/>
    <w:rsid w:val="005E28F8"/>
    <w:rsid w:val="005E6513"/>
    <w:rsid w:val="00611F9E"/>
    <w:rsid w:val="00616DC2"/>
    <w:rsid w:val="006237D4"/>
    <w:rsid w:val="00651114"/>
    <w:rsid w:val="006569AC"/>
    <w:rsid w:val="006622CF"/>
    <w:rsid w:val="00664A12"/>
    <w:rsid w:val="0066722B"/>
    <w:rsid w:val="00670299"/>
    <w:rsid w:val="006834E0"/>
    <w:rsid w:val="0068469F"/>
    <w:rsid w:val="00691985"/>
    <w:rsid w:val="006962C1"/>
    <w:rsid w:val="006A1B64"/>
    <w:rsid w:val="006B03AD"/>
    <w:rsid w:val="006F602A"/>
    <w:rsid w:val="007068E5"/>
    <w:rsid w:val="007108F5"/>
    <w:rsid w:val="00713AF2"/>
    <w:rsid w:val="00713E5B"/>
    <w:rsid w:val="007402FC"/>
    <w:rsid w:val="007411A1"/>
    <w:rsid w:val="007563F2"/>
    <w:rsid w:val="00764008"/>
    <w:rsid w:val="00767194"/>
    <w:rsid w:val="00792E70"/>
    <w:rsid w:val="00795D4D"/>
    <w:rsid w:val="007A40A9"/>
    <w:rsid w:val="00807D35"/>
    <w:rsid w:val="008115D9"/>
    <w:rsid w:val="00824E91"/>
    <w:rsid w:val="00825950"/>
    <w:rsid w:val="008311AB"/>
    <w:rsid w:val="0084302D"/>
    <w:rsid w:val="008762DC"/>
    <w:rsid w:val="00885C9B"/>
    <w:rsid w:val="008927D0"/>
    <w:rsid w:val="00896FAB"/>
    <w:rsid w:val="008A6976"/>
    <w:rsid w:val="008D5D2A"/>
    <w:rsid w:val="008E2CF1"/>
    <w:rsid w:val="008F08DC"/>
    <w:rsid w:val="008F2CB0"/>
    <w:rsid w:val="008F5A8A"/>
    <w:rsid w:val="009055D1"/>
    <w:rsid w:val="00911F42"/>
    <w:rsid w:val="00914B63"/>
    <w:rsid w:val="00922705"/>
    <w:rsid w:val="00924546"/>
    <w:rsid w:val="00932C89"/>
    <w:rsid w:val="00932FE5"/>
    <w:rsid w:val="009354F3"/>
    <w:rsid w:val="009447DC"/>
    <w:rsid w:val="00961BA5"/>
    <w:rsid w:val="00970477"/>
    <w:rsid w:val="009743A9"/>
    <w:rsid w:val="00975720"/>
    <w:rsid w:val="00981927"/>
    <w:rsid w:val="009859A7"/>
    <w:rsid w:val="009916AA"/>
    <w:rsid w:val="009A5287"/>
    <w:rsid w:val="009B2AC5"/>
    <w:rsid w:val="009B7984"/>
    <w:rsid w:val="009F4BED"/>
    <w:rsid w:val="009F7D93"/>
    <w:rsid w:val="00A07582"/>
    <w:rsid w:val="00A276DF"/>
    <w:rsid w:val="00A3084A"/>
    <w:rsid w:val="00A3403B"/>
    <w:rsid w:val="00A50033"/>
    <w:rsid w:val="00A51A12"/>
    <w:rsid w:val="00A627D4"/>
    <w:rsid w:val="00A74DA2"/>
    <w:rsid w:val="00A92733"/>
    <w:rsid w:val="00AA76F3"/>
    <w:rsid w:val="00AC7DA6"/>
    <w:rsid w:val="00AD499C"/>
    <w:rsid w:val="00B30334"/>
    <w:rsid w:val="00B3147F"/>
    <w:rsid w:val="00B36869"/>
    <w:rsid w:val="00B43B31"/>
    <w:rsid w:val="00B47CFA"/>
    <w:rsid w:val="00B529C0"/>
    <w:rsid w:val="00B57F00"/>
    <w:rsid w:val="00B626CB"/>
    <w:rsid w:val="00B7560C"/>
    <w:rsid w:val="00B77E40"/>
    <w:rsid w:val="00B82C22"/>
    <w:rsid w:val="00B87B20"/>
    <w:rsid w:val="00B93DBA"/>
    <w:rsid w:val="00B9440A"/>
    <w:rsid w:val="00B952C1"/>
    <w:rsid w:val="00B968D7"/>
    <w:rsid w:val="00BA3953"/>
    <w:rsid w:val="00BB2D2A"/>
    <w:rsid w:val="00BD58CF"/>
    <w:rsid w:val="00BF1BEB"/>
    <w:rsid w:val="00BF1BF9"/>
    <w:rsid w:val="00C04CC1"/>
    <w:rsid w:val="00C071FC"/>
    <w:rsid w:val="00C22C02"/>
    <w:rsid w:val="00C27F6F"/>
    <w:rsid w:val="00C30E83"/>
    <w:rsid w:val="00C50C6D"/>
    <w:rsid w:val="00C600D9"/>
    <w:rsid w:val="00C634D7"/>
    <w:rsid w:val="00C73E09"/>
    <w:rsid w:val="00C75B40"/>
    <w:rsid w:val="00CB5072"/>
    <w:rsid w:val="00CB77FB"/>
    <w:rsid w:val="00CC1384"/>
    <w:rsid w:val="00CD3720"/>
    <w:rsid w:val="00CE6EAA"/>
    <w:rsid w:val="00CF1848"/>
    <w:rsid w:val="00CF50D5"/>
    <w:rsid w:val="00CF5C2F"/>
    <w:rsid w:val="00D04BCF"/>
    <w:rsid w:val="00D10134"/>
    <w:rsid w:val="00D143D9"/>
    <w:rsid w:val="00D4372A"/>
    <w:rsid w:val="00D60BB0"/>
    <w:rsid w:val="00D65708"/>
    <w:rsid w:val="00D6579D"/>
    <w:rsid w:val="00D8159F"/>
    <w:rsid w:val="00DA1E84"/>
    <w:rsid w:val="00DB417E"/>
    <w:rsid w:val="00DD1D04"/>
    <w:rsid w:val="00DD79D7"/>
    <w:rsid w:val="00DE7433"/>
    <w:rsid w:val="00E0113A"/>
    <w:rsid w:val="00E20431"/>
    <w:rsid w:val="00E257C8"/>
    <w:rsid w:val="00E40896"/>
    <w:rsid w:val="00E43D2D"/>
    <w:rsid w:val="00E4414D"/>
    <w:rsid w:val="00E449CB"/>
    <w:rsid w:val="00E52A8F"/>
    <w:rsid w:val="00E63760"/>
    <w:rsid w:val="00E64049"/>
    <w:rsid w:val="00E72A3B"/>
    <w:rsid w:val="00E81DA9"/>
    <w:rsid w:val="00E8665A"/>
    <w:rsid w:val="00E9773B"/>
    <w:rsid w:val="00EC13A3"/>
    <w:rsid w:val="00EC7C85"/>
    <w:rsid w:val="00ED69CA"/>
    <w:rsid w:val="00EE35AB"/>
    <w:rsid w:val="00EF25A3"/>
    <w:rsid w:val="00F06C0E"/>
    <w:rsid w:val="00F125EE"/>
    <w:rsid w:val="00F12E98"/>
    <w:rsid w:val="00F22029"/>
    <w:rsid w:val="00F23E46"/>
    <w:rsid w:val="00F3515C"/>
    <w:rsid w:val="00F47BA3"/>
    <w:rsid w:val="00F56E67"/>
    <w:rsid w:val="00F630EA"/>
    <w:rsid w:val="00F6474F"/>
    <w:rsid w:val="00F7007E"/>
    <w:rsid w:val="00F73193"/>
    <w:rsid w:val="00F74F95"/>
    <w:rsid w:val="00F80705"/>
    <w:rsid w:val="00FA1481"/>
    <w:rsid w:val="00FB1C42"/>
    <w:rsid w:val="00FB32EC"/>
    <w:rsid w:val="00FF04E3"/>
    <w:rsid w:val="00FF3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D9FF7"/>
  <w15:chartTrackingRefBased/>
  <w15:docId w15:val="{70801E18-7CCF-4C88-A79C-4DFA6FFF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annotation reference" w:semiHidden="1"/>
    <w:lsdException w:name="line number" w:semiHidden="1"/>
    <w:lsdException w:name="endnote reference" w:semiHidden="1"/>
    <w:lsdException w:name="Title" w:qFormat="1"/>
    <w:lsdException w:name="Subtitle" w:qFormat="1"/>
    <w:lsdException w:name="FollowedHyperlink" w:semiHidden="1"/>
    <w:lsdException w:name="Strong" w:semiHidden="1" w:uiPriority="22"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semiHidden/>
    <w:rsid w:val="007402FC"/>
    <w:rPr>
      <w:color w:val="0000FF"/>
      <w:u w:val="single"/>
    </w:rPr>
  </w:style>
  <w:style w:type="paragraph" w:customStyle="1" w:styleId="body-copy-normal">
    <w:name w:val="body-copy-normal"/>
    <w:basedOn w:val="Normal"/>
    <w:rsid w:val="00FF3503"/>
    <w:pPr>
      <w:spacing w:before="100" w:beforeAutospacing="1" w:after="100" w:afterAutospacing="1"/>
    </w:pPr>
    <w:rPr>
      <w:szCs w:val="24"/>
    </w:rPr>
  </w:style>
  <w:style w:type="paragraph" w:customStyle="1" w:styleId="body-copy-ndent">
    <w:name w:val="body-copy-ndent"/>
    <w:basedOn w:val="Normal"/>
    <w:rsid w:val="00FF3503"/>
    <w:pPr>
      <w:spacing w:before="100" w:beforeAutospacing="1" w:after="100" w:afterAutospacing="1"/>
    </w:pPr>
    <w:rPr>
      <w:szCs w:val="24"/>
    </w:rPr>
  </w:style>
  <w:style w:type="character" w:styleId="Strong">
    <w:name w:val="Strong"/>
    <w:uiPriority w:val="22"/>
    <w:qFormat/>
    <w:rsid w:val="00FF3503"/>
    <w:rPr>
      <w:b/>
      <w:bCs/>
    </w:rPr>
  </w:style>
  <w:style w:type="character" w:styleId="CommentReference">
    <w:name w:val="annotation reference"/>
    <w:semiHidden/>
    <w:rsid w:val="002800B6"/>
    <w:rPr>
      <w:sz w:val="16"/>
      <w:szCs w:val="16"/>
    </w:rPr>
  </w:style>
  <w:style w:type="paragraph" w:customStyle="1" w:styleId="ImageCaption">
    <w:name w:val="Image Caption"/>
    <w:basedOn w:val="Caption"/>
    <w:rsid w:val="0047706C"/>
    <w:pPr>
      <w:spacing w:after="120"/>
    </w:pPr>
    <w:rPr>
      <w:rFonts w:asciiTheme="minorHAnsi" w:eastAsiaTheme="minorHAnsi" w:hAnsiTheme="minorHAnsi" w:cstheme="minorBidi"/>
      <w:b w:val="0"/>
      <w:bCs w:val="0"/>
      <w:i/>
      <w:sz w:val="24"/>
      <w:szCs w:val="24"/>
    </w:rPr>
  </w:style>
  <w:style w:type="paragraph" w:customStyle="1" w:styleId="CaptionedFigure">
    <w:name w:val="Captioned Figure"/>
    <w:basedOn w:val="Normal"/>
    <w:rsid w:val="0047706C"/>
    <w:pPr>
      <w:keepNext/>
      <w:spacing w:after="200"/>
    </w:pPr>
    <w:rPr>
      <w:rFonts w:asciiTheme="minorHAnsi" w:eastAsiaTheme="minorHAnsi" w:hAnsiTheme="minorHAnsi" w:cstheme="minorBidi"/>
      <w:szCs w:val="24"/>
    </w:rPr>
  </w:style>
  <w:style w:type="table" w:customStyle="1" w:styleId="Table">
    <w:name w:val="Table"/>
    <w:semiHidden/>
    <w:unhideWhenUsed/>
    <w:qFormat/>
    <w:rsid w:val="00970477"/>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rsid w:val="00013791"/>
    <w:pPr>
      <w:keepNext/>
      <w:spacing w:after="120"/>
    </w:pPr>
    <w:rPr>
      <w:rFonts w:asciiTheme="minorHAnsi" w:eastAsiaTheme="minorHAnsi" w:hAnsiTheme="minorHAnsi" w:cstheme="minorBidi"/>
      <w:b w:val="0"/>
      <w:bCs w:val="0"/>
      <w:i/>
      <w:sz w:val="24"/>
      <w:szCs w:val="24"/>
    </w:rPr>
  </w:style>
  <w:style w:type="paragraph" w:styleId="Revision">
    <w:name w:val="Revision"/>
    <w:hidden/>
    <w:uiPriority w:val="99"/>
    <w:semiHidden/>
    <w:rsid w:val="006569A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3527">
      <w:bodyDiv w:val="1"/>
      <w:marLeft w:val="0"/>
      <w:marRight w:val="0"/>
      <w:marTop w:val="0"/>
      <w:marBottom w:val="0"/>
      <w:divBdr>
        <w:top w:val="none" w:sz="0" w:space="0" w:color="auto"/>
        <w:left w:val="none" w:sz="0" w:space="0" w:color="auto"/>
        <w:bottom w:val="none" w:sz="0" w:space="0" w:color="auto"/>
        <w:right w:val="none" w:sz="0" w:space="0" w:color="auto"/>
      </w:divBdr>
    </w:div>
    <w:div w:id="203175800">
      <w:bodyDiv w:val="1"/>
      <w:marLeft w:val="0"/>
      <w:marRight w:val="0"/>
      <w:marTop w:val="0"/>
      <w:marBottom w:val="0"/>
      <w:divBdr>
        <w:top w:val="none" w:sz="0" w:space="0" w:color="auto"/>
        <w:left w:val="none" w:sz="0" w:space="0" w:color="auto"/>
        <w:bottom w:val="none" w:sz="0" w:space="0" w:color="auto"/>
        <w:right w:val="none" w:sz="0" w:space="0" w:color="auto"/>
      </w:divBdr>
    </w:div>
    <w:div w:id="546528266">
      <w:bodyDiv w:val="1"/>
      <w:marLeft w:val="0"/>
      <w:marRight w:val="0"/>
      <w:marTop w:val="0"/>
      <w:marBottom w:val="0"/>
      <w:divBdr>
        <w:top w:val="none" w:sz="0" w:space="0" w:color="auto"/>
        <w:left w:val="none" w:sz="0" w:space="0" w:color="auto"/>
        <w:bottom w:val="none" w:sz="0" w:space="0" w:color="auto"/>
        <w:right w:val="none" w:sz="0" w:space="0" w:color="auto"/>
      </w:divBdr>
    </w:div>
    <w:div w:id="873155705">
      <w:bodyDiv w:val="1"/>
      <w:marLeft w:val="0"/>
      <w:marRight w:val="0"/>
      <w:marTop w:val="0"/>
      <w:marBottom w:val="0"/>
      <w:divBdr>
        <w:top w:val="none" w:sz="0" w:space="0" w:color="auto"/>
        <w:left w:val="none" w:sz="0" w:space="0" w:color="auto"/>
        <w:bottom w:val="none" w:sz="0" w:space="0" w:color="auto"/>
        <w:right w:val="none" w:sz="0" w:space="0" w:color="auto"/>
      </w:divBdr>
    </w:div>
    <w:div w:id="940841139">
      <w:bodyDiv w:val="1"/>
      <w:marLeft w:val="0"/>
      <w:marRight w:val="0"/>
      <w:marTop w:val="0"/>
      <w:marBottom w:val="0"/>
      <w:divBdr>
        <w:top w:val="none" w:sz="0" w:space="0" w:color="auto"/>
        <w:left w:val="none" w:sz="0" w:space="0" w:color="auto"/>
        <w:bottom w:val="none" w:sz="0" w:space="0" w:color="auto"/>
        <w:right w:val="none" w:sz="0" w:space="0" w:color="auto"/>
      </w:divBdr>
    </w:div>
    <w:div w:id="1013923439">
      <w:bodyDiv w:val="1"/>
      <w:marLeft w:val="0"/>
      <w:marRight w:val="0"/>
      <w:marTop w:val="0"/>
      <w:marBottom w:val="0"/>
      <w:divBdr>
        <w:top w:val="none" w:sz="0" w:space="0" w:color="auto"/>
        <w:left w:val="none" w:sz="0" w:space="0" w:color="auto"/>
        <w:bottom w:val="none" w:sz="0" w:space="0" w:color="auto"/>
        <w:right w:val="none" w:sz="0" w:space="0" w:color="auto"/>
      </w:divBdr>
    </w:div>
    <w:div w:id="1223639762">
      <w:bodyDiv w:val="1"/>
      <w:marLeft w:val="0"/>
      <w:marRight w:val="0"/>
      <w:marTop w:val="0"/>
      <w:marBottom w:val="0"/>
      <w:divBdr>
        <w:top w:val="none" w:sz="0" w:space="0" w:color="auto"/>
        <w:left w:val="none" w:sz="0" w:space="0" w:color="auto"/>
        <w:bottom w:val="none" w:sz="0" w:space="0" w:color="auto"/>
        <w:right w:val="none" w:sz="0" w:space="0" w:color="auto"/>
      </w:divBdr>
    </w:div>
    <w:div w:id="1236816127">
      <w:bodyDiv w:val="1"/>
      <w:marLeft w:val="0"/>
      <w:marRight w:val="0"/>
      <w:marTop w:val="0"/>
      <w:marBottom w:val="0"/>
      <w:divBdr>
        <w:top w:val="none" w:sz="0" w:space="0" w:color="auto"/>
        <w:left w:val="none" w:sz="0" w:space="0" w:color="auto"/>
        <w:bottom w:val="none" w:sz="0" w:space="0" w:color="auto"/>
        <w:right w:val="none" w:sz="0" w:space="0" w:color="auto"/>
      </w:divBdr>
    </w:div>
    <w:div w:id="1273397245">
      <w:bodyDiv w:val="1"/>
      <w:marLeft w:val="0"/>
      <w:marRight w:val="0"/>
      <w:marTop w:val="0"/>
      <w:marBottom w:val="0"/>
      <w:divBdr>
        <w:top w:val="none" w:sz="0" w:space="0" w:color="auto"/>
        <w:left w:val="none" w:sz="0" w:space="0" w:color="auto"/>
        <w:bottom w:val="none" w:sz="0" w:space="0" w:color="auto"/>
        <w:right w:val="none" w:sz="0" w:space="0" w:color="auto"/>
      </w:divBdr>
    </w:div>
    <w:div w:id="1450274029">
      <w:bodyDiv w:val="1"/>
      <w:marLeft w:val="0"/>
      <w:marRight w:val="0"/>
      <w:marTop w:val="0"/>
      <w:marBottom w:val="0"/>
      <w:divBdr>
        <w:top w:val="none" w:sz="0" w:space="0" w:color="auto"/>
        <w:left w:val="none" w:sz="0" w:space="0" w:color="auto"/>
        <w:bottom w:val="none" w:sz="0" w:space="0" w:color="auto"/>
        <w:right w:val="none" w:sz="0" w:space="0" w:color="auto"/>
      </w:divBdr>
    </w:div>
    <w:div w:id="183946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yperlink" Target="https://doi.org/10.1002/eco.70098"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1538</TotalTime>
  <Pages>29</Pages>
  <Words>3250</Words>
  <Characters>18529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Hanson;Dawit Tegbaru;Brian Sedora</dc:creator>
  <cp:keywords/>
  <cp:lastModifiedBy>Thomas Harter</cp:lastModifiedBy>
  <cp:revision>45</cp:revision>
  <cp:lastPrinted>2014-09-30T16:49:00Z</cp:lastPrinted>
  <dcterms:created xsi:type="dcterms:W3CDTF">2023-03-29T17:55:00Z</dcterms:created>
  <dcterms:modified xsi:type="dcterms:W3CDTF">2026-06-11T04:29:00Z</dcterms:modified>
</cp:coreProperties>
</file>