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EC78B" w14:textId="3323304B" w:rsidR="00181EB1" w:rsidRDefault="007C34DB">
      <w:pPr>
        <w:pStyle w:val="Title"/>
      </w:pPr>
      <w:r>
        <w:t xml:space="preserve">Farms, fish, and cost: stakeholder-driven scenario design and objective functions clarify trade-offs in an active local water planning process, </w:t>
      </w:r>
      <w:ins w:id="0" w:author="Thomas Harter" w:date="2026-05-06T15:41:00Z" w16du:dateUtc="2026-05-06T22:41:00Z">
        <w:r w:rsidR="00D94ADE">
          <w:t>N</w:t>
        </w:r>
      </w:ins>
      <w:del w:id="1" w:author="Thomas Harter" w:date="2026-05-06T15:41:00Z" w16du:dateUtc="2026-05-06T22:41:00Z">
        <w:r w:rsidDel="00D94ADE">
          <w:delText>n</w:delText>
        </w:r>
      </w:del>
      <w:r>
        <w:t>orthern California</w:t>
      </w:r>
    </w:p>
    <w:p w14:paraId="52B9DE5C" w14:textId="77777777" w:rsidR="00181EB1" w:rsidRDefault="007C34DB">
      <w:pPr>
        <w:pStyle w:val="Author"/>
      </w:pPr>
      <w:r>
        <w:t>Claire Kouba</w:t>
      </w:r>
    </w:p>
    <w:p w14:paraId="3F945879" w14:textId="086FCCA6" w:rsidR="00181EB1" w:rsidRDefault="007C34DB">
      <w:pPr>
        <w:pStyle w:val="Date"/>
      </w:pPr>
      <w:r>
        <w:t>2026-0</w:t>
      </w:r>
      <w:r w:rsidR="00E355E8">
        <w:t>5</w:t>
      </w:r>
      <w:r>
        <w:t>-</w:t>
      </w:r>
      <w:r w:rsidR="00E355E8">
        <w:t>05</w:t>
      </w:r>
    </w:p>
    <w:p w14:paraId="3912E6C2" w14:textId="77777777" w:rsidR="00181EB1" w:rsidRDefault="007C34DB">
      <w:pPr>
        <w:pStyle w:val="Heading1"/>
      </w:pPr>
      <w:bookmarkStart w:id="2" w:name="abstract"/>
      <w:r>
        <w:t>Abstract</w:t>
      </w:r>
    </w:p>
    <w:p w14:paraId="252B8149" w14:textId="38461B9F" w:rsidR="00181EB1" w:rsidRDefault="007C34DB">
      <w:pPr>
        <w:pStyle w:val="FirstParagraph"/>
      </w:pPr>
      <w:r>
        <w:t xml:space="preserve">In rural semi-arid places, water needs of agriculture and ecosystems are often in </w:t>
      </w:r>
      <w:ins w:id="3" w:author="Thomas Harter" w:date="2026-05-06T15:41:00Z" w16du:dateUtc="2026-05-06T22:41:00Z">
        <w:r w:rsidR="00430167">
          <w:t xml:space="preserve">complex </w:t>
        </w:r>
      </w:ins>
      <w:r>
        <w:t xml:space="preserve">competition, particularly in connected surface- and groundwater systems.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w:t>
      </w:r>
      <w:proofErr w:type="gramStart"/>
      <w:r>
        <w:t>politically-relevant</w:t>
      </w:r>
      <w:proofErr w:type="gramEnd"/>
      <w:r>
        <w:t>, computationally feasible set of scenarios; 2) build a management “landscape” of outcomes to assess reasonableness of any one scenario; and 3) clarify water use trade-offs.</w:t>
      </w:r>
    </w:p>
    <w:p w14:paraId="110B9B13" w14:textId="77777777" w:rsidR="00181EB1" w:rsidRDefault="007C34DB">
      <w:pPr>
        <w:pStyle w:val="BodyText"/>
      </w:pPr>
      <w:r>
        <w:t xml:space="preserve">We test this in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among the set of options considered here, it takes a high infrastructure cost (i.e., reservoir scenarios) to escape the trade-offs defined in the lower-cost regulatory scenario categories. Furthermore, although the existing GSP management priorities emphasized minimal agricultural water cuts, the Pareto-optimal set of management actions included many regulatory approaches and high-cost reservoirs. This work demonstrates that basin-specific, stakeholder-informed scenario design and objective functions can increase the value of existing hydrologic </w:t>
      </w:r>
      <w:proofErr w:type="gramStart"/>
      <w:r>
        <w:t>models, and</w:t>
      </w:r>
      <w:proofErr w:type="gramEnd"/>
      <w:r>
        <w:t xml:space="preserve"> can help clarify trade-offs in ongoing local water planning efforts.</w:t>
      </w:r>
    </w:p>
    <w:p w14:paraId="0548DB4F" w14:textId="77777777" w:rsidR="00181EB1" w:rsidRDefault="007C34DB">
      <w:r>
        <w:br w:type="page"/>
      </w:r>
    </w:p>
    <w:p w14:paraId="57120A0A" w14:textId="77777777" w:rsidR="00181EB1" w:rsidRDefault="007C34DB">
      <w:pPr>
        <w:pStyle w:val="Heading1"/>
      </w:pPr>
      <w:bookmarkStart w:id="4" w:name="introduction"/>
      <w:bookmarkEnd w:id="2"/>
      <w:r>
        <w:rPr>
          <w:rStyle w:val="SectionNumber"/>
        </w:rPr>
        <w:lastRenderedPageBreak/>
        <w:t>1</w:t>
      </w:r>
      <w:r>
        <w:tab/>
        <w:t>Introduction</w:t>
      </w:r>
    </w:p>
    <w:p w14:paraId="6A17FF24" w14:textId="77777777" w:rsidR="00181EB1" w:rsidRDefault="007C34DB">
      <w:pPr>
        <w:pStyle w:val="FirstParagraph"/>
      </w:pPr>
      <w:r>
        <w:t>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w:t>
      </w:r>
      <w:r>
        <w:rPr>
          <w:i/>
          <w:iCs/>
        </w:rPr>
        <w:t>Design of Water-Resource Systems: New Techniques for Relating Economic Objectives, Engineering Analysis, and Governmental Planning</w:t>
      </w:r>
      <w:r>
        <w:t xml:space="preserve">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w:t>
      </w:r>
      <w:proofErr w:type="spellStart"/>
      <w:r>
        <w:t>Fiering</w:t>
      </w:r>
      <w:proofErr w:type="spellEnd"/>
      <w:r>
        <w:t xml:space="preserve"> 1986).</w:t>
      </w:r>
    </w:p>
    <w:p w14:paraId="35A3FC4B" w14:textId="77777777" w:rsidR="00181EB1" w:rsidRDefault="007C34DB">
      <w:pPr>
        <w:pStyle w:val="BodyText"/>
      </w:pPr>
      <w:commentRangeStart w:id="5"/>
      <w:r>
        <w:t xml:space="preserve">This is unfortunate, as climate adaptation in the water sector, in its many facets – e.g., securing water and food supplies, updating infrastructure to reduce flood and drought risk, and preserving ecosystem function – is often most effective when implemented at the local level (e.g., </w:t>
      </w:r>
      <w:commentRangeStart w:id="6"/>
      <w:r>
        <w:t xml:space="preserve">Van Steenbergen 2006). </w:t>
      </w:r>
      <w:commentRangeEnd w:id="6"/>
      <w:r w:rsidR="00A0193C">
        <w:rPr>
          <w:rStyle w:val="CommentReference"/>
        </w:rPr>
        <w:commentReference w:id="6"/>
      </w:r>
      <w:r>
        <w:t xml:space="preserve">Local water managers face a complex regulatory landscape and serve diverse stakeholders, and typically have unmet knowledge needs (Bork and Hirokawa 2021; Nordgren, Stults, and </w:t>
      </w:r>
      <w:proofErr w:type="spellStart"/>
      <w:r>
        <w:t>Meerow</w:t>
      </w:r>
      <w:proofErr w:type="spellEnd"/>
      <w:r>
        <w:t xml:space="preserve"> 2016). Academic hydrologists have many tools to fill such knowledge gaps; however, when seeking </w:t>
      </w:r>
      <w:proofErr w:type="gramStart"/>
      <w:r>
        <w:t>broadly-relevant</w:t>
      </w:r>
      <w:proofErr w:type="gramEnd"/>
      <w:r>
        <w:t xml:space="preserve"> findings, they commonly avoid time-consuming engagement with specific local water organizations, which can reduce the utility of the resulting research to the relevant decisionmakers (Freeman 2000).</w:t>
      </w:r>
    </w:p>
    <w:p w14:paraId="6F129885" w14:textId="77777777" w:rsidR="00181EB1" w:rsidRDefault="007C34DB">
      <w:pPr>
        <w:pStyle w:val="BodyText"/>
      </w:pPr>
      <w:r>
        <w:t xml:space="preserve">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advanced optimization methods, the careful development and application of </w:t>
      </w:r>
      <w:proofErr w:type="gramStart"/>
      <w:r>
        <w:t>locally-tailored</w:t>
      </w:r>
      <w:proofErr w:type="gramEnd"/>
      <w:r>
        <w:t xml:space="preserve"> objective functions can clarify trade-offs and add value to public discourse surrounding local water management. Furthermore, because a full randomized sampling of the decision space facing water managers would be computationally prohibitive (such as which of several projects or policies to implement, in which areas, on what timeframe), stakeholder-driven scenario design can yield a (computationally-tractable) set of simulated management scenarios that are effectively pre-screened by stakeholders for political and approximate technical feasibility.</w:t>
      </w:r>
      <w:commentRangeEnd w:id="5"/>
      <w:r w:rsidR="005F3AD1">
        <w:rPr>
          <w:rStyle w:val="CommentReference"/>
        </w:rPr>
        <w:commentReference w:id="5"/>
      </w:r>
    </w:p>
    <w:p w14:paraId="377206E6" w14:textId="3EB4CBC4" w:rsidR="00181EB1" w:rsidRDefault="007C34DB">
      <w:pPr>
        <w:pStyle w:val="BodyText"/>
      </w:pPr>
      <w:r>
        <w:t xml:space="preserve">In this study, we take advantage of the authors’ involvement with an existing </w:t>
      </w:r>
      <w:ins w:id="7" w:author="Thomas Harter" w:date="2026-05-06T15:57:00Z" w16du:dateUtc="2026-05-06T22:57:00Z">
        <w:r w:rsidR="008550BF">
          <w:t xml:space="preserve">informal transdisciplinary </w:t>
        </w:r>
        <w:proofErr w:type="spellStart"/>
        <w:r w:rsidR="008550BF">
          <w:t>collaboratory</w:t>
        </w:r>
        <w:proofErr w:type="spellEnd"/>
        <w:r w:rsidR="008550BF">
          <w:t xml:space="preserve"> </w:t>
        </w:r>
      </w:ins>
      <w:ins w:id="8" w:author="Thomas Harter" w:date="2026-05-06T15:58:00Z" w16du:dateUtc="2026-05-06T22:58:00Z">
        <w:r w:rsidR="008550BF">
          <w:t>–</w:t>
        </w:r>
      </w:ins>
      <w:ins w:id="9" w:author="Thomas Harter" w:date="2026-05-06T15:57:00Z" w16du:dateUtc="2026-05-06T22:57:00Z">
        <w:r w:rsidR="008550BF">
          <w:t xml:space="preserve"> </w:t>
        </w:r>
      </w:ins>
      <w:ins w:id="10" w:author="Thomas Harter" w:date="2026-05-06T15:58:00Z" w16du:dateUtc="2026-05-06T22:58:00Z">
        <w:r w:rsidR="008550BF">
          <w:t xml:space="preserve">a </w:t>
        </w:r>
      </w:ins>
      <w:r>
        <w:t>water resource planning process</w:t>
      </w:r>
      <w:del w:id="11" w:author="Thomas Harter" w:date="2026-05-06T15:57:00Z" w16du:dateUtc="2026-05-06T22:57:00Z">
        <w:r w:rsidDel="008550BF">
          <w:delText>, and a</w:delText>
        </w:r>
      </w:del>
      <w:ins w:id="12" w:author="Thomas Harter" w:date="2026-05-06T15:57:00Z" w16du:dateUtc="2026-05-06T22:57:00Z">
        <w:r w:rsidR="008550BF">
          <w:t xml:space="preserve"> that includes development </w:t>
        </w:r>
      </w:ins>
      <w:ins w:id="13" w:author="Thomas Harter" w:date="2026-05-06T15:58:00Z" w16du:dateUtc="2026-05-06T22:58:00Z">
        <w:r w:rsidR="008550BF">
          <w:t xml:space="preserve"> and maintenance </w:t>
        </w:r>
      </w:ins>
      <w:ins w:id="14" w:author="Thomas Harter" w:date="2026-05-06T15:57:00Z" w16du:dateUtc="2026-05-06T22:57:00Z">
        <w:r w:rsidR="008550BF">
          <w:t>of a</w:t>
        </w:r>
      </w:ins>
      <w:ins w:id="15" w:author="Thomas Harter" w:date="2026-05-06T15:58:00Z" w16du:dateUtc="2026-05-06T22:58:00Z">
        <w:r w:rsidR="008550BF">
          <w:t>n</w:t>
        </w:r>
      </w:ins>
      <w:del w:id="16" w:author="Thomas Harter" w:date="2026-05-06T15:58:00Z" w16du:dateUtc="2026-05-06T22:58:00Z">
        <w:r w:rsidDel="008550BF">
          <w:delText xml:space="preserve"> previously-developed</w:delText>
        </w:r>
      </w:del>
      <w:r>
        <w:t xml:space="preserve"> integrated surface- and groundwater model</w:t>
      </w:r>
      <w:ins w:id="17" w:author="Thomas Harter" w:date="2026-05-06T15:58:00Z" w16du:dateUtc="2026-05-06T22:58:00Z">
        <w:r w:rsidR="008550BF">
          <w:t xml:space="preserve"> and local, regional, and statewide stakeholder engagement - </w:t>
        </w:r>
      </w:ins>
      <w:del w:id="18" w:author="Thomas Harter" w:date="2026-05-06T15:58:00Z" w16du:dateUtc="2026-05-06T22:58:00Z">
        <w:r w:rsidDel="008550BF">
          <w:delText>,</w:delText>
        </w:r>
      </w:del>
      <w:r>
        <w:t xml:space="preserve"> to test </w:t>
      </w:r>
      <w:r>
        <w:lastRenderedPageBreak/>
        <w:t xml:space="preserve">the utility of introducing quantitative objective functions into the public prioritization of groundwater management alternatives in a case study jurisdiction. </w:t>
      </w:r>
      <w:ins w:id="19" w:author="Thomas Harter" w:date="2026-05-06T16:01:00Z" w16du:dateUtc="2026-05-06T23:01:00Z">
        <w:r w:rsidR="00EA2819">
          <w:t>Specifically, w</w:t>
        </w:r>
      </w:ins>
      <w:del w:id="20" w:author="Thomas Harter" w:date="2026-05-06T16:01:00Z" w16du:dateUtc="2026-05-06T23:01:00Z">
        <w:r w:rsidDel="00EA2819">
          <w:delText>W</w:delText>
        </w:r>
      </w:del>
      <w:r>
        <w:t xml:space="preserve">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t>
      </w:r>
      <w:commentRangeStart w:id="21"/>
      <w:r>
        <w:t>We hypothesized that an explicit objective function framework would yield different prioritization of management actions than the set agreed upon in public meetings (as recorded in the 2021 GSP) and potentially new insights about the holistic management option landscape</w:t>
      </w:r>
      <w:commentRangeEnd w:id="21"/>
      <w:r w:rsidR="00E62F21">
        <w:rPr>
          <w:rStyle w:val="CommentReference"/>
        </w:rPr>
        <w:commentReference w:id="21"/>
      </w:r>
      <w:r>
        <w:t>.</w:t>
      </w:r>
    </w:p>
    <w:p w14:paraId="2C7F84A4" w14:textId="77777777" w:rsidR="00181EB1" w:rsidRDefault="007C34DB">
      <w:pPr>
        <w:pStyle w:val="CaptionedFigure"/>
      </w:pPr>
      <w:r>
        <w:rPr>
          <w:noProof/>
        </w:rPr>
        <w:lastRenderedPageBreak/>
        <w:drawing>
          <wp:inline distT="0" distB="0" distL="0" distR="0" wp14:anchorId="3D4DA3BF" wp14:editId="668FA249">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9"/>
                    <a:stretch>
                      <a:fillRect/>
                    </a:stretch>
                  </pic:blipFill>
                  <pic:spPr bwMode="auto">
                    <a:xfrm>
                      <a:off x="0" y="0"/>
                      <a:ext cx="5334000" cy="6477000"/>
                    </a:xfrm>
                    <a:prstGeom prst="rect">
                      <a:avLst/>
                    </a:prstGeom>
                    <a:noFill/>
                    <a:ln w="9525">
                      <a:noFill/>
                      <a:headEnd/>
                      <a:tailEnd/>
                    </a:ln>
                  </pic:spPr>
                </pic:pic>
              </a:graphicData>
            </a:graphic>
          </wp:inline>
        </w:drawing>
      </w:r>
    </w:p>
    <w:p w14:paraId="33104E50" w14:textId="77777777" w:rsidR="00181EB1" w:rsidRDefault="007C34DB">
      <w:pPr>
        <w:pStyle w:val="ImageCaption"/>
      </w:pPr>
      <w:bookmarkStart w:id="22" w:name="fig:scottLanduseMap"/>
      <w:bookmarkEnd w:id="2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13991886" w14:textId="77777777" w:rsidR="00181EB1" w:rsidRDefault="007C34DB">
      <w:pPr>
        <w:pStyle w:val="Heading1"/>
      </w:pPr>
      <w:bookmarkStart w:id="23" w:name="X1d0ab14f4559910db365e3bb8ee13a97d99320e"/>
      <w:bookmarkEnd w:id="4"/>
      <w:r>
        <w:rPr>
          <w:rStyle w:val="SectionNumber"/>
        </w:rPr>
        <w:lastRenderedPageBreak/>
        <w:t>2</w:t>
      </w:r>
      <w:r>
        <w:tab/>
        <w:t>Background: Case study and GSP development</w:t>
      </w:r>
    </w:p>
    <w:p w14:paraId="734E8EC3" w14:textId="0AEE39A4" w:rsidR="00181EB1" w:rsidRDefault="007C34DB">
      <w:pPr>
        <w:pStyle w:val="FirstParagraph"/>
      </w:pPr>
      <w:r>
        <w:t xml:space="preserve">In our study area, the intermontane rural Scott Valley in </w:t>
      </w:r>
      <w:ins w:id="24" w:author="Thomas Harter" w:date="2026-05-06T16:03:00Z" w16du:dateUtc="2026-05-06T23:03:00Z">
        <w:r w:rsidR="002B3677">
          <w:t>N</w:t>
        </w:r>
      </w:ins>
      <w:del w:id="25" w:author="Thomas Harter" w:date="2026-05-06T16:03:00Z" w16du:dateUtc="2026-05-06T23:03:00Z">
        <w:r w:rsidDel="002B3677">
          <w:delText>n</w:delText>
        </w:r>
      </w:del>
      <w:r>
        <w:t>orthern California (Figure 1), the local government</w:t>
      </w:r>
      <w:ins w:id="26" w:author="Thomas Harter" w:date="2026-05-06T16:04:00Z" w16du:dateUtc="2026-05-06T23:04:00Z">
        <w:r w:rsidR="002B3677">
          <w:t>,</w:t>
        </w:r>
      </w:ins>
      <w:r>
        <w:t xml:space="preserve"> </w:t>
      </w:r>
      <w:ins w:id="27" w:author="Thomas Harter" w:date="2026-05-06T16:04:00Z" w16du:dateUtc="2026-05-06T23:04:00Z">
        <w:r w:rsidR="009F2B69">
          <w:t xml:space="preserve">diverse </w:t>
        </w:r>
      </w:ins>
      <w:del w:id="28" w:author="Thomas Harter" w:date="2026-05-06T16:04:00Z" w16du:dateUtc="2026-05-06T23:04:00Z">
        <w:r w:rsidDel="002B3677">
          <w:delText xml:space="preserve">and </w:delText>
        </w:r>
      </w:del>
      <w:r>
        <w:t>public stakeholders</w:t>
      </w:r>
      <w:ins w:id="29" w:author="Thomas Harter" w:date="2026-05-06T16:04:00Z" w16du:dateUtc="2026-05-06T23:04:00Z">
        <w:r w:rsidR="002B3677">
          <w:t>, and state regulatory agencies</w:t>
        </w:r>
      </w:ins>
      <w:r>
        <w:t xml:space="preserve"> spent </w:t>
      </w:r>
      <w:commentRangeStart w:id="30"/>
      <w:r>
        <w:t xml:space="preserve">three </w:t>
      </w:r>
      <w:commentRangeEnd w:id="30"/>
      <w:r w:rsidR="009F3733">
        <w:rPr>
          <w:rStyle w:val="CommentReference"/>
        </w:rPr>
        <w:commentReference w:id="30"/>
      </w:r>
      <w:r>
        <w:t>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w:t>
      </w:r>
      <w:ins w:id="31" w:author="Thomas Harter" w:date="2026-05-06T17:12:00Z" w16du:dateUtc="2026-05-07T00:12:00Z">
        <w:r w:rsidR="003334AC">
          <w:t xml:space="preserve"> developed in collaboration with the community</w:t>
        </w:r>
      </w:ins>
      <w:r>
        <w:t>,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27C7D6FD" w14:textId="77777777" w:rsidR="00181EB1" w:rsidRDefault="007C34DB">
      <w:pPr>
        <w:pStyle w:val="BodyText"/>
      </w:pPr>
      <w:r>
        <w:t>Differences between stakeholders in what is considered an acceptable trade-off are common in policy decisions (</w:t>
      </w:r>
      <w:proofErr w:type="spellStart"/>
      <w:r>
        <w:t>Monarchi</w:t>
      </w:r>
      <w:proofErr w:type="spellEnd"/>
      <w:r>
        <w:t xml:space="preserve">, Kisiel, and Duckstein 1973). Consequently, multi-objective optimization studies often avoid proposing a single optimal solution; </w:t>
      </w:r>
      <w:proofErr w:type="gramStart"/>
      <w:r>
        <w:t>instead</w:t>
      </w:r>
      <w:proofErr w:type="gramEnd"/>
      <w:r>
        <w:t xml:space="preserve">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w:t>
      </w:r>
      <w:proofErr w:type="spellStart"/>
      <w:r>
        <w:t>Monarchi</w:t>
      </w:r>
      <w:proofErr w:type="spellEnd"/>
      <w:r>
        <w:t xml:space="preserve">,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This study avoids this </w:t>
      </w:r>
      <w:proofErr w:type="gramStart"/>
      <w:r>
        <w:t>computationally-prohibitive</w:t>
      </w:r>
      <w:proofErr w:type="gramEnd"/>
      <w:r>
        <w:t xml:space="preserve"> exercise by selecting a set of simulated management scenarios proposed by stakeholders during GSP development, effectively a feasibility pre-screening step.</w:t>
      </w:r>
    </w:p>
    <w:p w14:paraId="388F5D09" w14:textId="77777777" w:rsidR="00181EB1" w:rsidRDefault="007C34DB">
      <w:pPr>
        <w:pStyle w:val="Heading2"/>
      </w:pPr>
      <w:bookmarkStart w:id="32" w:name="hydrography-and-climate"/>
      <w:r>
        <w:rPr>
          <w:rStyle w:val="SectionNumber"/>
        </w:rPr>
        <w:t>2.1</w:t>
      </w:r>
      <w:r>
        <w:tab/>
        <w:t>Hydrography and climate</w:t>
      </w:r>
    </w:p>
    <w:p w14:paraId="6EF0F3CA" w14:textId="77777777" w:rsidR="00181EB1" w:rsidRDefault="007C34DB">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2CC57E33" w14:textId="77777777" w:rsidR="00181EB1" w:rsidRDefault="007C34DB">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2F874112" w14:textId="77777777" w:rsidR="00181EB1" w:rsidRDefault="007C34DB">
      <w:pPr>
        <w:pStyle w:val="BodyText"/>
      </w:pPr>
      <w:r>
        <w:lastRenderedPageBreak/>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72D82182" w14:textId="77777777" w:rsidR="00181EB1" w:rsidRDefault="007C34DB">
      <w:pPr>
        <w:pStyle w:val="CaptionedFigure"/>
      </w:pPr>
      <w:r>
        <w:rPr>
          <w:noProof/>
        </w:rPr>
        <w:drawing>
          <wp:inline distT="0" distB="0" distL="0" distR="0" wp14:anchorId="2F51CACC" wp14:editId="6FDDCCBF">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10"/>
                    <a:stretch>
                      <a:fillRect/>
                    </a:stretch>
                  </pic:blipFill>
                  <pic:spPr bwMode="auto">
                    <a:xfrm>
                      <a:off x="0" y="0"/>
                      <a:ext cx="5334000" cy="4445000"/>
                    </a:xfrm>
                    <a:prstGeom prst="rect">
                      <a:avLst/>
                    </a:prstGeom>
                    <a:noFill/>
                    <a:ln w="9525">
                      <a:noFill/>
                      <a:headEnd/>
                      <a:tailEnd/>
                    </a:ln>
                  </pic:spPr>
                </pic:pic>
              </a:graphicData>
            </a:graphic>
          </wp:inline>
        </w:drawing>
      </w:r>
    </w:p>
    <w:p w14:paraId="688A6D7D" w14:textId="77777777" w:rsidR="00181EB1" w:rsidRDefault="007C34DB">
      <w:pPr>
        <w:pStyle w:val="ImageCaption"/>
      </w:pPr>
      <w:bookmarkStart w:id="33" w:name="fig:precipAndTempFigure"/>
      <w:bookmarkEnd w:id="33"/>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21973897" w14:textId="77777777" w:rsidR="00181EB1" w:rsidRDefault="007C34DB">
      <w:pPr>
        <w:pStyle w:val="Heading2"/>
      </w:pPr>
      <w:bookmarkStart w:id="34" w:name="land-and-water-uses"/>
      <w:bookmarkEnd w:id="32"/>
      <w:r>
        <w:rPr>
          <w:rStyle w:val="SectionNumber"/>
        </w:rPr>
        <w:t>2.2</w:t>
      </w:r>
      <w:r>
        <w:tab/>
        <w:t>Land and water uses</w:t>
      </w:r>
    </w:p>
    <w:p w14:paraId="4162CD13" w14:textId="77777777" w:rsidR="00181EB1" w:rsidRDefault="007C34DB">
      <w:pPr>
        <w:pStyle w:val="FirstParagraph"/>
      </w:pPr>
      <w:r>
        <w:t xml:space="preserve">Because the watershed is undammed, managers and water users influence Scott River flow primarily via diversion of surface waters or pumping of groundwater. </w:t>
      </w:r>
      <w:proofErr w:type="gramStart"/>
      <w:r>
        <w:t>Consequently</w:t>
      </w:r>
      <w:proofErr w:type="gramEnd"/>
      <w:r>
        <w:t xml:space="preserve"> </w:t>
      </w:r>
      <w:r>
        <w:lastRenderedPageBreak/>
        <w:t>the most powerful tool available to manage Scott River water flow is regulation of land use and thus water demand (Siskiyou County 2021).</w:t>
      </w:r>
    </w:p>
    <w:p w14:paraId="0662320A" w14:textId="77777777" w:rsidR="00181EB1" w:rsidRDefault="007C34DB">
      <w:pPr>
        <w:pStyle w:val="BodyText"/>
      </w:pPr>
      <w:r>
        <w:t>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conducted by the California Department of Water Resources (DWR 2017), half of the area overlying the alluvial aquifer is covered by irrigated agriculture, notably pasture for cattle and an alfalfa/grain rotation (Figure 1; Table 1).</w:t>
      </w:r>
    </w:p>
    <w:p w14:paraId="00265ED6" w14:textId="77777777" w:rsidR="00181EB1" w:rsidRDefault="007C34DB">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5B10E9DE" w14:textId="77777777" w:rsidR="00181EB1" w:rsidRDefault="007C34DB">
      <w:pPr>
        <w:pStyle w:val="TableCaption"/>
      </w:pPr>
      <w:bookmarkStart w:id="35" w:name="tab:scottLanduseTable"/>
      <w:bookmarkEnd w:id="35"/>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181EB1" w14:paraId="484825C8"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8D75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A303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7D73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181EB1" w14:paraId="21A5E817" w14:textId="77777777" w:rsidTr="00181EB1">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4A7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B84C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C66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181EB1" w14:paraId="65764847"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57F7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6D7A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3E7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181EB1" w14:paraId="1250EAB8"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FCA3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CA6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0DB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181EB1" w14:paraId="4FA7642B"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9420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CE5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207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181EB1" w14:paraId="501FAC97"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ACA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2CC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8AB4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181EB1" w14:paraId="19AC8AFD"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08F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E53C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10E4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181EB1" w14:paraId="6F9498A9"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CC84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D1B4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219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181EB1" w14:paraId="3F47284A"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8BE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0BDC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A47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181EB1" w14:paraId="41684BCE" w14:textId="77777777" w:rsidTr="00181EB1">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1834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670A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C3DB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5930EBC3" w14:textId="77777777" w:rsidR="00181EB1" w:rsidRDefault="007C34DB">
      <w:pPr>
        <w:pStyle w:val="Heading3"/>
      </w:pPr>
      <w:bookmarkStart w:id="36" w:name="environmental-stream-flows"/>
      <w:r>
        <w:rPr>
          <w:rStyle w:val="SectionNumber"/>
        </w:rPr>
        <w:t>2.2.1</w:t>
      </w:r>
      <w:r>
        <w:tab/>
        <w:t>Environmental stream flows</w:t>
      </w:r>
    </w:p>
    <w:p w14:paraId="44D16E15" w14:textId="77777777" w:rsidR="00181EB1" w:rsidRDefault="007C34DB">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w:t>
      </w:r>
      <w:proofErr w:type="gramStart"/>
      <w:r>
        <w:t>), and</w:t>
      </w:r>
      <w:proofErr w:type="gramEnd"/>
      <w:r>
        <w:t xml:space="preserve"> were listed as threatened under the federal and California Endangered Species Acts (ESAs) in 1997 and 2005, respectively. Statewide coho populations have declined by an estimated &gt;90% since the 1940s (L. R. Brown, Moyle, and Yoshiyama 1994).</w:t>
      </w:r>
    </w:p>
    <w:p w14:paraId="3178F817" w14:textId="77777777" w:rsidR="00181EB1" w:rsidRDefault="007C34DB">
      <w:pPr>
        <w:pStyle w:val="BodyText"/>
      </w:pPr>
      <w:r>
        <w:lastRenderedPageBreak/>
        <w:t>To complete their life cycle, coho salmon require several key functional flows in the Scott Valley freshwater stream system (Kouba et al. 2025), including the following:</w:t>
      </w:r>
    </w:p>
    <w:p w14:paraId="08D269BE" w14:textId="77777777" w:rsidR="00181EB1" w:rsidRDefault="007C34DB">
      <w:pPr>
        <w:pStyle w:val="Compact"/>
        <w:numPr>
          <w:ilvl w:val="0"/>
          <w:numId w:val="2"/>
        </w:numPr>
      </w:pPr>
      <w:r>
        <w:t xml:space="preserve">Fall flows, increasing after the dry season in response to early wet season storms, that are sufficient to provide coho spawners access to preferred spawning reaches within the fall-run time </w:t>
      </w:r>
      <w:proofErr w:type="gramStart"/>
      <w:r>
        <w:t>window;</w:t>
      </w:r>
      <w:proofErr w:type="gramEnd"/>
    </w:p>
    <w:p w14:paraId="0B2F5A45" w14:textId="77777777" w:rsidR="00181EB1" w:rsidRDefault="007C34DB">
      <w:pPr>
        <w:pStyle w:val="Compact"/>
        <w:numPr>
          <w:ilvl w:val="0"/>
          <w:numId w:val="2"/>
        </w:numPr>
      </w:pPr>
      <w:r>
        <w:t>Flows providing habitat for rearing juvenile salmon for their ~12-15 months of freshwater residence; and</w:t>
      </w:r>
    </w:p>
    <w:p w14:paraId="32A6BE0B" w14:textId="77777777" w:rsidR="00181EB1" w:rsidRDefault="007C34DB">
      <w:pPr>
        <w:pStyle w:val="Compact"/>
        <w:numPr>
          <w:ilvl w:val="0"/>
          <w:numId w:val="2"/>
        </w:numPr>
      </w:pPr>
      <w:r>
        <w:t>Sufficient flow in the spring for yearling smolts to migrate to the ocean.</w:t>
      </w:r>
    </w:p>
    <w:p w14:paraId="41D56F95" w14:textId="77777777" w:rsidR="00181EB1" w:rsidRDefault="007C34DB">
      <w:pPr>
        <w:pStyle w:val="FirstParagraph"/>
      </w:pPr>
      <w:r>
        <w:t>While Chinook also require fall flows for spawning, their specific flow requirements are somewhat distinct from coho due to their different life histories:</w:t>
      </w:r>
    </w:p>
    <w:p w14:paraId="34267AD3" w14:textId="77777777" w:rsidR="00181EB1" w:rsidRDefault="007C34DB">
      <w:pPr>
        <w:pStyle w:val="Compact"/>
        <w:numPr>
          <w:ilvl w:val="0"/>
          <w:numId w:val="3"/>
        </w:numPr>
      </w:pPr>
      <w:r>
        <w:t>Chinook juveniles spend less than one year in the freshwater environment (Agrawal et al. 2005), while coho overwinter and typically migrate to the ocean at 1+ years old (Moyle 2002; McMahon 1983</w:t>
      </w:r>
      <w:proofErr w:type="gramStart"/>
      <w:r>
        <w:t>);</w:t>
      </w:r>
      <w:proofErr w:type="gramEnd"/>
    </w:p>
    <w:p w14:paraId="4342C65F" w14:textId="77777777" w:rsidR="00181EB1" w:rsidRDefault="007C34DB">
      <w:pPr>
        <w:pStyle w:val="Compact"/>
        <w:numPr>
          <w:ilvl w:val="0"/>
          <w:numId w:val="3"/>
        </w:numPr>
      </w:pPr>
      <w:r>
        <w:t>Chinook tend to spawn earlier in the fall than coho (</w:t>
      </w:r>
      <w:proofErr w:type="spellStart"/>
      <w:r>
        <w:t>Knechtle</w:t>
      </w:r>
      <w:proofErr w:type="spellEnd"/>
      <w:r>
        <w:t xml:space="preserve"> and Giudice 2020; </w:t>
      </w:r>
      <w:proofErr w:type="spellStart"/>
      <w:r>
        <w:t>Magranet</w:t>
      </w:r>
      <w:proofErr w:type="spellEnd"/>
      <w:r>
        <w:t xml:space="preserve"> 2015, 2017</w:t>
      </w:r>
      <w:proofErr w:type="gramStart"/>
      <w:r>
        <w:t>);</w:t>
      </w:r>
      <w:proofErr w:type="gramEnd"/>
    </w:p>
    <w:p w14:paraId="73C0FC8E" w14:textId="77777777" w:rsidR="00181EB1" w:rsidRDefault="007C34DB">
      <w:pPr>
        <w:pStyle w:val="Compact"/>
        <w:numPr>
          <w:ilvl w:val="0"/>
          <w:numId w:val="3"/>
        </w:numPr>
      </w:pPr>
      <w:r>
        <w:t xml:space="preserve">Chinook prefer to spawn in the main stem of the Scott River, while coho prefer to spawn in tributaries (e.g., </w:t>
      </w:r>
      <w:proofErr w:type="spellStart"/>
      <w:r>
        <w:t>Magranet</w:t>
      </w:r>
      <w:proofErr w:type="spellEnd"/>
      <w:r>
        <w:t xml:space="preserve"> 2018; </w:t>
      </w:r>
      <w:proofErr w:type="spellStart"/>
      <w:r>
        <w:t>Magranet</w:t>
      </w:r>
      <w:proofErr w:type="spellEnd"/>
      <w:r>
        <w:t xml:space="preserve"> and Yokel 2017), making juvenile Chinook salmon more vulnerable than coho to egg burial or bed scour during high-flow storm conditions.</w:t>
      </w:r>
    </w:p>
    <w:p w14:paraId="4DA5CFD1" w14:textId="77777777" w:rsidR="00181EB1" w:rsidRDefault="007C34DB">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6D22650E" w14:textId="77777777" w:rsidR="00181EB1" w:rsidRDefault="007C34DB">
      <w:pPr>
        <w:pStyle w:val="Heading3"/>
      </w:pPr>
      <w:bookmarkStart w:id="37" w:name="agricultural-water-demand"/>
      <w:bookmarkEnd w:id="36"/>
      <w:r>
        <w:rPr>
          <w:rStyle w:val="SectionNumber"/>
        </w:rPr>
        <w:t>2.2.2</w:t>
      </w:r>
      <w:r>
        <w:tab/>
        <w:t>Agricultural water demand</w:t>
      </w:r>
    </w:p>
    <w:p w14:paraId="5B8BCC03" w14:textId="77777777" w:rsidR="00181EB1" w:rsidRDefault="007C34DB">
      <w:pPr>
        <w:pStyle w:val="FirstParagraph"/>
      </w:pPr>
      <w:r>
        <w:t xml:space="preserve">Agricultural water demand in Scott Valley has been investigated </w:t>
      </w:r>
      <w:r>
        <w:rPr>
          <w:b/>
          <w:bCs/>
        </w:rPr>
        <w:t>[</w:t>
      </w:r>
      <w:commentRangeStart w:id="38"/>
      <w:r>
        <w:rPr>
          <w:b/>
          <w:bCs/>
        </w:rPr>
        <w:t>Cite Orloff/Snyder work?</w:t>
      </w:r>
      <w:commentRangeEnd w:id="38"/>
      <w:r w:rsidR="008F08DC">
        <w:rPr>
          <w:rStyle w:val="CommentReference"/>
        </w:rPr>
        <w:commentReference w:id="38"/>
      </w:r>
      <w:r>
        <w:rPr>
          <w:b/>
          <w:bCs/>
        </w:rPr>
        <w:t>]</w:t>
      </w:r>
      <w:r>
        <w:t xml:space="preserve"> and simulated for a historical model period of Oct. 1, </w:t>
      </w:r>
      <w:proofErr w:type="gramStart"/>
      <w:r>
        <w:t>1990</w:t>
      </w:r>
      <w:proofErr w:type="gramEnd"/>
      <w:r>
        <w:t xml:space="preserve">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1D1E67BC" w14:textId="77777777" w:rsidR="00181EB1" w:rsidRDefault="007C34DB">
      <w:pPr>
        <w:pStyle w:val="BodyText"/>
      </w:pPr>
      <w:r>
        <w:t xml:space="preserve">In this intermontane valley, the growing season is constrained by hard </w:t>
      </w:r>
      <w:proofErr w:type="gramStart"/>
      <w:r>
        <w:t>frosts, and</w:t>
      </w:r>
      <w:proofErr w:type="gramEnd"/>
      <w:r>
        <w:t xml:space="preserve"> begins in March-April and extends through September-October. Both of the primary crops (alfalfa and pasture) are </w:t>
      </w:r>
      <w:proofErr w:type="gramStart"/>
      <w:r>
        <w:t>perennial, and</w:t>
      </w:r>
      <w:proofErr w:type="gramEnd"/>
      <w:r>
        <w:t xml:space="preserve"> will continue producing through the growing season as long as soil moisture is available. Alfalfa cultivation since the 1970s has commonly </w:t>
      </w:r>
      <w:r>
        <w:lastRenderedPageBreak/>
        <w:t>involved three to four harvests (referred to as cuttings) per growing season; it is typically irrigated several times and then left to dry before cutting (Tolley, Foglia, and Harter 2019).</w:t>
      </w:r>
    </w:p>
    <w:p w14:paraId="327E4634" w14:textId="77777777" w:rsidR="00181EB1" w:rsidRDefault="007C34DB">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3158077E" w14:textId="77777777" w:rsidR="00181EB1" w:rsidRDefault="007C34DB">
      <w:pPr>
        <w:pStyle w:val="CaptionedFigure"/>
      </w:pPr>
      <w:r>
        <w:rPr>
          <w:noProof/>
        </w:rPr>
        <w:drawing>
          <wp:inline distT="0" distB="0" distL="0" distR="0" wp14:anchorId="2B04B705" wp14:editId="6EEE0990">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11"/>
                    <a:stretch>
                      <a:fillRect/>
                    </a:stretch>
                  </pic:blipFill>
                  <pic:spPr bwMode="auto">
                    <a:xfrm>
                      <a:off x="0" y="0"/>
                      <a:ext cx="5334000" cy="3048000"/>
                    </a:xfrm>
                    <a:prstGeom prst="rect">
                      <a:avLst/>
                    </a:prstGeom>
                    <a:noFill/>
                    <a:ln w="9525">
                      <a:noFill/>
                      <a:headEnd/>
                      <a:tailEnd/>
                    </a:ln>
                  </pic:spPr>
                </pic:pic>
              </a:graphicData>
            </a:graphic>
          </wp:inline>
        </w:drawing>
      </w:r>
    </w:p>
    <w:p w14:paraId="19243502" w14:textId="77777777" w:rsidR="00181EB1" w:rsidRDefault="007C34DB">
      <w:pPr>
        <w:pStyle w:val="ImageCaption"/>
      </w:pPr>
      <w:bookmarkStart w:id="39" w:name="fig:avgWaterBudgetFig"/>
      <w:bookmarkEnd w:id="39"/>
      <w:r>
        <w:t>Figure 3:  Average monthly water budget for the soil zone, simulated with SVIHM, for the model simulation period (water years 1991-2018). Positive and negative values indicate average net monthly fluxes into and out of the soil zone, respectively.</w:t>
      </w:r>
    </w:p>
    <w:p w14:paraId="1D12451A" w14:textId="77777777" w:rsidR="00181EB1" w:rsidRDefault="007C34DB">
      <w:pPr>
        <w:pStyle w:val="CaptionedFigure"/>
      </w:pPr>
      <w:r>
        <w:rPr>
          <w:noProof/>
        </w:rPr>
        <w:lastRenderedPageBreak/>
        <w:drawing>
          <wp:inline distT="0" distB="0" distL="0" distR="0" wp14:anchorId="3CF1D5D8" wp14:editId="24A5951D">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12"/>
                    <a:stretch>
                      <a:fillRect/>
                    </a:stretch>
                  </pic:blipFill>
                  <pic:spPr bwMode="auto">
                    <a:xfrm>
                      <a:off x="0" y="0"/>
                      <a:ext cx="5334000" cy="3048000"/>
                    </a:xfrm>
                    <a:prstGeom prst="rect">
                      <a:avLst/>
                    </a:prstGeom>
                    <a:noFill/>
                    <a:ln w="9525">
                      <a:noFill/>
                      <a:headEnd/>
                      <a:tailEnd/>
                    </a:ln>
                  </pic:spPr>
                </pic:pic>
              </a:graphicData>
            </a:graphic>
          </wp:inline>
        </w:drawing>
      </w:r>
    </w:p>
    <w:p w14:paraId="60F1B2D6" w14:textId="77777777" w:rsidR="00181EB1" w:rsidRDefault="007C34DB">
      <w:pPr>
        <w:pStyle w:val="ImageCaption"/>
      </w:pPr>
      <w:bookmarkStart w:id="40" w:name="fig:annualSWBMBudget"/>
      <w:bookmarkEnd w:id="40"/>
      <w:r>
        <w:t xml:space="preserve">Figure 4:  Annual values for inflowing (positive) and outflowing (negative) water budget components in the SVIHM soil zone (historical </w:t>
      </w:r>
      <w:proofErr w:type="spellStart"/>
      <w:r>
        <w:t>basecase</w:t>
      </w:r>
      <w:proofErr w:type="spellEnd"/>
      <w:r>
        <w:t xml:space="preserv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3366A504" w14:textId="77777777" w:rsidR="00181EB1" w:rsidRDefault="007C34DB">
      <w:pPr>
        <w:pStyle w:val="Heading2"/>
      </w:pPr>
      <w:bookmarkStart w:id="41" w:name="gsp-development"/>
      <w:bookmarkEnd w:id="34"/>
      <w:bookmarkEnd w:id="37"/>
      <w:r>
        <w:rPr>
          <w:rStyle w:val="SectionNumber"/>
        </w:rPr>
        <w:t>2.3</w:t>
      </w:r>
      <w:r>
        <w:tab/>
        <w:t>GSP development</w:t>
      </w:r>
    </w:p>
    <w:p w14:paraId="78B7071E" w14:textId="591A7C7B" w:rsidR="00854F2B" w:rsidRPr="00854F2B" w:rsidRDefault="007C34DB" w:rsidP="00854F2B">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w:t>
      </w:r>
      <w:proofErr w:type="gramStart"/>
      <w:r>
        <w:t>2021, and</w:t>
      </w:r>
      <w:proofErr w:type="gramEnd"/>
      <w:r>
        <w:t xml:space="preserve">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ins w:id="42" w:author="Thomas Harter" w:date="2026-05-06T17:15:00Z" w16du:dateUtc="2026-05-07T00:15:00Z">
        <w:r w:rsidR="00A07ACE">
          <w:t xml:space="preserve"> </w:t>
        </w:r>
        <w:commentRangeStart w:id="43"/>
        <w:r w:rsidR="00A07ACE">
          <w:t xml:space="preserve">The </w:t>
        </w:r>
      </w:ins>
      <w:commentRangeEnd w:id="43"/>
      <w:r w:rsidR="00854F2B">
        <w:rPr>
          <w:rStyle w:val="CommentReference"/>
        </w:rPr>
        <w:commentReference w:id="43"/>
      </w:r>
      <w:ins w:id="44" w:author="Thomas Harter" w:date="2026-05-06T17:15:00Z" w16du:dateUtc="2026-05-07T00:15:00Z">
        <w:r w:rsidR="00A07ACE">
          <w:t xml:space="preserve">plan was </w:t>
        </w:r>
        <w:proofErr w:type="gramStart"/>
        <w:r w:rsidR="00A07ACE">
          <w:t xml:space="preserve">subsequently </w:t>
        </w:r>
      </w:ins>
      <w:ins w:id="45" w:author="Thomas Harter" w:date="2026-05-06T17:16:00Z" w16du:dateUtc="2026-05-07T00:16:00Z">
        <w:r w:rsidR="00A84C3D">
          <w:t xml:space="preserve"> subject</w:t>
        </w:r>
        <w:proofErr w:type="gramEnd"/>
        <w:r w:rsidR="00A84C3D">
          <w:t xml:space="preserve"> to statewide public review and </w:t>
        </w:r>
        <w:r w:rsidR="00B901EA">
          <w:t>regulatory review by</w:t>
        </w:r>
      </w:ins>
      <w:ins w:id="46" w:author="Thomas Harter" w:date="2026-05-06T17:15:00Z" w16du:dateUtc="2026-05-07T00:15:00Z">
        <w:r w:rsidR="00A07ACE">
          <w:t xml:space="preserve"> </w:t>
        </w:r>
      </w:ins>
      <w:ins w:id="47" w:author="Thomas Harter" w:date="2026-05-06T17:16:00Z" w16du:dateUtc="2026-05-07T00:16:00Z">
        <w:r w:rsidR="00B901EA">
          <w:t xml:space="preserve">the California </w:t>
        </w:r>
      </w:ins>
      <w:ins w:id="48" w:author="Thomas Harter" w:date="2026-05-06T17:15:00Z" w16du:dateUtc="2026-05-07T00:15:00Z">
        <w:r w:rsidR="00A07ACE">
          <w:t>State Department of Water Resources</w:t>
        </w:r>
      </w:ins>
      <w:ins w:id="49" w:author="Thomas Harter" w:date="2026-05-06T17:17:00Z" w16du:dateUtc="2026-05-07T00:17:00Z">
        <w:r w:rsidR="00B901EA">
          <w:t xml:space="preserve"> (CDWR). In their approval, CDWR suggested several </w:t>
        </w:r>
      </w:ins>
      <w:ins w:id="50" w:author="Thomas Harter" w:date="2026-05-06T17:18:00Z" w16du:dateUtc="2026-05-07T00:18:00Z">
        <w:r w:rsidR="00B901EA">
          <w:t xml:space="preserve">necessary improvements to be addressed by 2027 including </w:t>
        </w:r>
      </w:ins>
      <w:ins w:id="51" w:author="Kouba, Claire" w:date="2026-05-12T10:48:00Z" w16du:dateUtc="2026-05-12T17:48:00Z">
        <w:r w:rsidR="00854F2B">
          <w:t xml:space="preserve">updated </w:t>
        </w:r>
      </w:ins>
      <w:ins w:id="52" w:author="Kouba, Claire" w:date="2026-05-12T11:15:00Z" w16du:dateUtc="2026-05-12T18:15:00Z">
        <w:r w:rsidR="00854F2B">
          <w:t xml:space="preserve">criteria for </w:t>
        </w:r>
      </w:ins>
      <w:ins w:id="53" w:author="Kouba, Claire" w:date="2026-05-12T10:48:00Z" w16du:dateUtc="2026-05-12T17:48:00Z">
        <w:r w:rsidR="00854F2B">
          <w:t xml:space="preserve">degraded water quality, </w:t>
        </w:r>
      </w:ins>
      <w:ins w:id="54" w:author="Kouba, Claire" w:date="2026-05-12T11:15:00Z" w16du:dateUtc="2026-05-12T18:15:00Z">
        <w:r w:rsidR="00854F2B">
          <w:t xml:space="preserve">and </w:t>
        </w:r>
        <w:r w:rsidR="00854F2B">
          <w:t xml:space="preserve">a clearer definition </w:t>
        </w:r>
        <w:r w:rsidR="00854F2B">
          <w:t>of what woul</w:t>
        </w:r>
      </w:ins>
      <w:ins w:id="55" w:author="Kouba, Claire" w:date="2026-05-12T11:16:00Z" w16du:dateUtc="2026-05-12T18:16:00Z">
        <w:r w:rsidR="00854F2B">
          <w:t>d constitute an</w:t>
        </w:r>
      </w:ins>
      <w:ins w:id="56" w:author="Kouba, Claire" w:date="2026-05-12T11:15:00Z" w16du:dateUtc="2026-05-12T18:15:00Z">
        <w:r w:rsidR="00854F2B">
          <w:t xml:space="preserve"> undesirable result</w:t>
        </w:r>
      </w:ins>
      <w:ins w:id="57" w:author="Kouba, Claire" w:date="2026-05-12T11:16:00Z" w16du:dateUtc="2026-05-12T18:16:00Z">
        <w:r w:rsidR="00854F2B">
          <w:t xml:space="preserve"> for groundwater-related </w:t>
        </w:r>
      </w:ins>
      <w:ins w:id="58" w:author="Kouba, Claire" w:date="2026-05-12T10:49:00Z" w16du:dateUtc="2026-05-12T17:49:00Z">
        <w:r w:rsidR="00854F2B">
          <w:t>stream depletion</w:t>
        </w:r>
      </w:ins>
      <w:ins w:id="59" w:author="Thomas Harter" w:date="2026-05-06T17:18:00Z" w16du:dateUtc="2026-05-07T00:18:00Z">
        <w:del w:id="60" w:author="Kouba, Claire" w:date="2026-05-12T11:16:00Z" w16du:dateUtc="2026-05-12T18:16:00Z">
          <w:r w:rsidR="00B901EA" w:rsidDel="00854F2B">
            <w:delText>….[WAS THERE AN ISSUE THAT THIS PAPER CAN ADDRESS AT LEAST PARTIALLY – CHECK THEIR LETTER</w:delText>
          </w:r>
        </w:del>
      </w:ins>
      <w:ins w:id="61" w:author="Thomas Harter" w:date="2026-05-06T17:17:00Z" w16du:dateUtc="2026-05-07T00:17:00Z">
        <w:del w:id="62" w:author="Kouba, Claire" w:date="2026-05-12T11:16:00Z" w16du:dateUtc="2026-05-12T18:16:00Z">
          <w:r w:rsidR="00B901EA" w:rsidDel="00854F2B">
            <w:delText xml:space="preserve"> </w:delText>
          </w:r>
        </w:del>
      </w:ins>
      <w:ins w:id="63" w:author="Thomas Harter" w:date="2026-05-06T17:15:00Z" w16du:dateUtc="2026-05-07T00:15:00Z">
        <w:del w:id="64" w:author="Kouba, Claire" w:date="2026-05-12T11:16:00Z" w16du:dateUtc="2026-05-12T18:16:00Z">
          <w:r w:rsidR="00A07ACE" w:rsidDel="00854F2B">
            <w:delText xml:space="preserve"> (2023, </w:delText>
          </w:r>
          <w:r w:rsidR="00A07ACE" w:rsidDel="00854F2B">
            <w:fldChar w:fldCharType="begin"/>
          </w:r>
          <w:r w:rsidR="00A07ACE" w:rsidDel="00854F2B">
            <w:delInstrText>HYPERLINK "</w:delInstrText>
          </w:r>
          <w:r w:rsidR="00A07ACE" w:rsidRPr="00A07ACE" w:rsidDel="00854F2B">
            <w:delInstrText>https://sgma.water.ca.gov/portal/gsp/assessments/89</w:delInstrText>
          </w:r>
          <w:r w:rsidR="00A07ACE" w:rsidDel="00854F2B">
            <w:delInstrText>"</w:delInstrText>
          </w:r>
          <w:r w:rsidR="00A07ACE" w:rsidDel="00854F2B">
            <w:fldChar w:fldCharType="separate"/>
          </w:r>
          <w:r w:rsidR="00A07ACE" w:rsidRPr="00F36A85" w:rsidDel="00854F2B">
            <w:rPr>
              <w:rStyle w:val="Hyperlink"/>
            </w:rPr>
            <w:delText>https://sgma.water.ca.gov/portal/gsp/assessments/89</w:delText>
          </w:r>
          <w:r w:rsidR="00A07ACE" w:rsidDel="00854F2B">
            <w:fldChar w:fldCharType="end"/>
          </w:r>
          <w:r w:rsidR="00A07ACE" w:rsidDel="00854F2B">
            <w:delText>)</w:delText>
          </w:r>
        </w:del>
      </w:ins>
      <w:ins w:id="65" w:author="Thomas Harter" w:date="2026-05-06T17:17:00Z" w16du:dateUtc="2026-05-07T00:17:00Z">
        <w:r w:rsidR="00B901EA">
          <w:t>.</w:t>
        </w:r>
      </w:ins>
      <w:ins w:id="66" w:author="Kouba, Claire" w:date="2026-05-12T10:56:00Z" w16du:dateUtc="2026-05-12T17:56:00Z">
        <w:r w:rsidR="00854F2B">
          <w:t xml:space="preserve"> </w:t>
        </w:r>
      </w:ins>
    </w:p>
    <w:p w14:paraId="2DA33557" w14:textId="55EB10D1" w:rsidR="00181EB1" w:rsidRDefault="007C34DB">
      <w:pPr>
        <w:pStyle w:val="BodyText"/>
      </w:pPr>
      <w:r>
        <w:t xml:space="preserve">SGMA requires each local GSA to define sustainability in the negative, by quantifying and then avoiding “undesirable results” that would be “significant and unreasonable”. The </w:t>
      </w:r>
      <w:r>
        <w:lastRenderedPageBreak/>
        <w:t xml:space="preserve">central undesirable result in Scott Valley is streamflow depletion due to groundwater pumping. Consequently, a central challenge of GSP development was </w:t>
      </w:r>
      <w:ins w:id="67" w:author="Thomas Harter" w:date="2026-05-06T17:19:00Z" w16du:dateUtc="2026-05-07T00:19:00Z">
        <w:r w:rsidR="00B901EA">
          <w:t xml:space="preserve">balancing and </w:t>
        </w:r>
      </w:ins>
      <w:r>
        <w:t>deciding the amount of (estimated) streamflow depletion that the GSA should aim to reverse</w:t>
      </w:r>
      <w:ins w:id="68" w:author="Thomas Harter" w:date="2026-05-06T17:19:00Z" w16du:dateUtc="2026-05-07T00:19:00Z">
        <w:r w:rsidR="00E87B21">
          <w:t xml:space="preserve"> by</w:t>
        </w:r>
      </w:ins>
      <w:del w:id="69" w:author="Thomas Harter" w:date="2026-05-06T17:19:00Z" w16du:dateUtc="2026-05-07T00:19:00Z">
        <w:r w:rsidDel="00E87B21">
          <w:delText>,</w:delText>
        </w:r>
      </w:del>
      <w:r>
        <w:t xml:space="preserve"> accounting for environmental water demand </w:t>
      </w:r>
      <w:del w:id="70" w:author="Thomas Harter" w:date="2026-05-06T17:19:00Z" w16du:dateUtc="2026-05-07T00:19:00Z">
        <w:r w:rsidDel="00E87B21">
          <w:delText>and what</w:delText>
        </w:r>
      </w:del>
      <w:ins w:id="71" w:author="Thomas Harter" w:date="2026-05-06T17:19:00Z" w16du:dateUtc="2026-05-07T00:19:00Z">
        <w:r w:rsidR="00E87B21">
          <w:t>versus the</w:t>
        </w:r>
      </w:ins>
      <w:r>
        <w:t xml:space="preserve"> degree of water security </w:t>
      </w:r>
      <w:ins w:id="72" w:author="Thomas Harter" w:date="2026-05-06T17:19:00Z" w16du:dateUtc="2026-05-07T00:19:00Z">
        <w:r w:rsidR="00E87B21">
          <w:t xml:space="preserve">that </w:t>
        </w:r>
      </w:ins>
      <w:r>
        <w:t>was owed to local agriculture.</w:t>
      </w:r>
    </w:p>
    <w:p w14:paraId="69421947" w14:textId="77777777" w:rsidR="00181EB1" w:rsidRDefault="007C34DB">
      <w:pPr>
        <w:pStyle w:val="BodyText"/>
      </w:pPr>
      <w:r>
        <w:t xml:space="preserve">During GSP development, the authors of this study simulated dozens of </w:t>
      </w:r>
      <w:proofErr w:type="gramStart"/>
      <w:r>
        <w:t>land</w:t>
      </w:r>
      <w:proofErr w:type="gramEnd"/>
      <w:r>
        <w:t xml:space="preserve">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 in Section 3.3.</w:t>
      </w:r>
    </w:p>
    <w:p w14:paraId="27D0AE5B" w14:textId="77777777" w:rsidR="00181EB1" w:rsidRDefault="007C34DB">
      <w:pPr>
        <w:pStyle w:val="Heading1"/>
      </w:pPr>
      <w:bookmarkStart w:id="73" w:name="methods"/>
      <w:bookmarkEnd w:id="23"/>
      <w:bookmarkEnd w:id="41"/>
      <w:r>
        <w:rPr>
          <w:rStyle w:val="SectionNumber"/>
        </w:rPr>
        <w:t>3</w:t>
      </w:r>
      <w:r>
        <w:tab/>
        <w:t>Methods</w:t>
      </w:r>
    </w:p>
    <w:p w14:paraId="0BBDB2AD" w14:textId="77777777" w:rsidR="00181EB1" w:rsidRDefault="007C34DB">
      <w:pPr>
        <w:pStyle w:val="FirstParagraph"/>
      </w:pPr>
      <w:r>
        <w:t>After 2021, we expanded on this public planning effort with a research study, based on the suite of management scenarios designed for the GSP, in the hopes that it could inform water management decisions during 5-year GSP updates over the coming decades.</w:t>
      </w:r>
    </w:p>
    <w:p w14:paraId="077C539E" w14:textId="77777777" w:rsidR="00181EB1" w:rsidRDefault="007C34DB">
      <w:pPr>
        <w:pStyle w:val="BodyText"/>
      </w:pPr>
      <w:proofErr w:type="gramStart"/>
      <w:r>
        <w:t>In particular, we</w:t>
      </w:r>
      <w:proofErr w:type="gramEnd"/>
      <w:r>
        <w:t xml:space="preserve"> developed two quantitative objective functions and one categorical objective proxy to evaluate the management scenarios developed for the GSP. The three objectives were:</w:t>
      </w:r>
    </w:p>
    <w:p w14:paraId="47A093CA" w14:textId="77777777" w:rsidR="00181EB1" w:rsidRDefault="007C34DB">
      <w:pPr>
        <w:pStyle w:val="Compact"/>
        <w:numPr>
          <w:ilvl w:val="0"/>
          <w:numId w:val="4"/>
        </w:numPr>
      </w:pPr>
      <w:r>
        <w:t>maximize specific environmental flows,</w:t>
      </w:r>
    </w:p>
    <w:p w14:paraId="7652797B" w14:textId="77777777" w:rsidR="00181EB1" w:rsidRDefault="007C34DB">
      <w:pPr>
        <w:pStyle w:val="Compact"/>
        <w:numPr>
          <w:ilvl w:val="0"/>
          <w:numId w:val="4"/>
        </w:numPr>
      </w:pPr>
      <w:r>
        <w:t>maintain current levels of agricultural productivity (represented as minimizing reduction in agricultural water use), and</w:t>
      </w:r>
    </w:p>
    <w:p w14:paraId="550B605D" w14:textId="77777777" w:rsidR="00181EB1" w:rsidRDefault="007C34DB">
      <w:pPr>
        <w:pStyle w:val="Compact"/>
        <w:numPr>
          <w:ilvl w:val="0"/>
          <w:numId w:val="4"/>
        </w:numPr>
      </w:pPr>
      <w:r>
        <w:t>minimize new infrastructure costs (represented as a categorical infrastructure/feasibility proxy) (Table 2).</w:t>
      </w:r>
    </w:p>
    <w:p w14:paraId="307CB337" w14:textId="77777777" w:rsidR="00181EB1" w:rsidRDefault="007C34DB">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3AF4203E" w14:textId="77777777" w:rsidR="00181EB1" w:rsidRDefault="007C34DB">
      <w:pPr>
        <w:pStyle w:val="TableCaption"/>
      </w:pPr>
      <w:bookmarkStart w:id="74" w:name="tab:objFunctionTable"/>
      <w:bookmarkEnd w:id="74"/>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181EB1" w14:paraId="32C5D98E"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5CD8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9A5A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181EB1" w14:paraId="4458EDC3" w14:textId="77777777" w:rsidTr="00181EB1">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F22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ACA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181EB1" w14:paraId="48C08E73" w14:textId="77777777" w:rsidTr="00181EB1">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380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0CE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181EB1" w14:paraId="01734CA8" w14:textId="77777777" w:rsidTr="00181EB1">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5B77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BC9A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3F5085B9" w14:textId="77777777" w:rsidR="00181EB1" w:rsidRDefault="007C34DB">
      <w:pPr>
        <w:pStyle w:val="Heading2"/>
      </w:pPr>
      <w:bookmarkStart w:id="75" w:name="objective-functions"/>
      <w:r>
        <w:rPr>
          <w:rStyle w:val="SectionNumber"/>
        </w:rPr>
        <w:lastRenderedPageBreak/>
        <w:t>3.1</w:t>
      </w:r>
      <w:r>
        <w:tab/>
        <w:t>Objective functions</w:t>
      </w:r>
    </w:p>
    <w:p w14:paraId="0F26E8FF" w14:textId="77777777" w:rsidR="00181EB1" w:rsidRDefault="007C34DB">
      <w:pPr>
        <w:pStyle w:val="Heading3"/>
      </w:pPr>
      <w:bookmarkStart w:id="76" w:name="hydrologic-benefit-function"/>
      <w:r>
        <w:rPr>
          <w:rStyle w:val="SectionNumber"/>
        </w:rPr>
        <w:t>3.1.1</w:t>
      </w:r>
      <w:r>
        <w:tab/>
        <w:t>Hydrologic Benefit function</w:t>
      </w:r>
    </w:p>
    <w:p w14:paraId="62C534F5" w14:textId="77777777" w:rsidR="00181EB1" w:rsidRDefault="007C34DB">
      <w:pPr>
        <w:pStyle w:val="FirstParagraph"/>
      </w:pPr>
      <w:r>
        <w:t>Conceptually, the Hydrologic Benefit (HB) function aims to answer the question: to what degree does this water year provide enough flow, at the right time, for this species?</w:t>
      </w:r>
    </w:p>
    <w:p w14:paraId="428D8F4B" w14:textId="77777777" w:rsidR="00181EB1" w:rsidRDefault="007C34DB">
      <w:pPr>
        <w:pStyle w:val="BodyText"/>
      </w:pPr>
      <w:r>
        <w:t xml:space="preserve">In a previous study, we empirically identified hydrograph features of high importance to Scott River coho and Chinook, based on correlations between hydrology and ecological observations such as </w:t>
      </w:r>
      <w:proofErr w:type="spellStart"/>
      <w:r>
        <w:t>outmigrating</w:t>
      </w:r>
      <w:proofErr w:type="spellEnd"/>
      <w:r>
        <w:t xml:space="preserve"> juvenile abundance (Kouba et al. 2025). The HB function is represented as a linear combination of these high-importance annual functional flow values.</w:t>
      </w:r>
    </w:p>
    <w:p w14:paraId="4BBF067D" w14:textId="77777777" w:rsidR="00181EB1" w:rsidRDefault="007C34DB">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this exercise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 (Kouba et al. 2025).</w:t>
      </w:r>
    </w:p>
    <w:p w14:paraId="7A68C5DE" w14:textId="77777777" w:rsidR="00181EB1" w:rsidRDefault="007C34DB">
      <w:pPr>
        <w:pStyle w:val="BodyText"/>
      </w:pPr>
      <w:r>
        <w:t xml:space="preserve">There are many different possible HB function formulations; one example HB function is included </w:t>
      </w:r>
      <w:proofErr w:type="gramStart"/>
      <w:r>
        <w:t>below</w:t>
      </w:r>
      <w:proofErr w:type="gramEnd"/>
      <w:r>
        <w:t xml:space="preserve"> and three additional formulations are explored in Supplemental Material. These four HB functions correspond to the best-fit statistical model for two species (coho and Chinook) as measured using two different units of annual salmon reproduction (</w:t>
      </w:r>
      <w:proofErr w:type="spellStart"/>
      <w:r>
        <w:t>outmigrating</w:t>
      </w:r>
      <w:proofErr w:type="spellEnd"/>
      <w:r>
        <w:t xml:space="preserve"> smolt abundance and normalized smolt-per-adult-spawner in the relevant brood year). See Supplemental Material for more HB function design information.</w:t>
      </w:r>
    </w:p>
    <w:p w14:paraId="207BDB66" w14:textId="77777777" w:rsidR="00181EB1" w:rsidRDefault="007C34DB">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(see coefficient values in Table 3).</w:t>
      </w:r>
    </w:p>
    <w:p w14:paraId="4A9C945F" w14:textId="77777777" w:rsidR="00181EB1" w:rsidRDefault="007C34DB">
      <w:pPr>
        <w:pStyle w:val="TableCaption"/>
      </w:pPr>
      <w:bookmarkStart w:id="77" w:name="tab:coefTabMainText"/>
      <w:bookmarkEnd w:id="77"/>
      <w:r>
        <w:t xml:space="preserve">Table 3: Coefficients for the Hydrologic Benefit function, an </w:t>
      </w:r>
      <w:proofErr w:type="spellStart"/>
      <w:r>
        <w:t>emperical</w:t>
      </w:r>
      <w:proofErr w:type="spellEnd"/>
      <w:r>
        <w:t xml:space="preserve">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181EB1" w14:paraId="096C1625"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F4E2D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E51C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32D4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181EB1" w14:paraId="74521469" w14:textId="77777777" w:rsidTr="00181EB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A42E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5CAB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DF7A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181EB1" w14:paraId="7510256B" w14:textId="77777777" w:rsidTr="00181EB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5E51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1D72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7D76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181EB1" w14:paraId="7C348BD9" w14:textId="77777777" w:rsidTr="00181EB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87C4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358D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36BA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181EB1" w14:paraId="39C4A4BC" w14:textId="77777777" w:rsidTr="00181EB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602E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A80E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F289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7F09A83" w14:textId="77777777" w:rsidR="00181EB1" w:rsidRDefault="007C34DB">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making them directly comparable to HB values derived from the simulated FJ flow records in the hypothetical management scenarios. </w:t>
      </w:r>
    </w:p>
    <w:p w14:paraId="746461BD" w14:textId="77777777" w:rsidR="00181EB1" w:rsidRDefault="007C34DB">
      <w:pPr>
        <w:pStyle w:val="Heading3"/>
      </w:pPr>
      <w:bookmarkStart w:id="78" w:name="Xb6ca5dd654202e76d1db9f1bc12c98cced9d6aa"/>
      <w:bookmarkEnd w:id="76"/>
      <w:r>
        <w:rPr>
          <w:rStyle w:val="SectionNumber"/>
        </w:rPr>
        <w:t>3.1.2</w:t>
      </w:r>
      <w:r>
        <w:tab/>
        <w:t>ET volume function (agricultural benefit proxy)</w:t>
      </w:r>
    </w:p>
    <w:p w14:paraId="4A067ACF" w14:textId="77777777" w:rsidR="00181EB1" w:rsidRDefault="007C34DB">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75A22772" w14:textId="77777777" w:rsidR="00181EB1" w:rsidRDefault="007C34DB">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 this is explored further in the Discussion section.</w:t>
      </w:r>
    </w:p>
    <w:p w14:paraId="68D02EDB" w14:textId="77777777" w:rsidR="00181EB1" w:rsidRDefault="007C34DB">
      <w:pPr>
        <w:pStyle w:val="Heading3"/>
      </w:pPr>
      <w:bookmarkStart w:id="79" w:name="Xfd5664932b25b1108017cbc6e0e75c8014ecd36"/>
      <w:bookmarkEnd w:id="78"/>
      <w:r>
        <w:rPr>
          <w:rStyle w:val="SectionNumber"/>
        </w:rPr>
        <w:t>3.1.3</w:t>
      </w:r>
      <w:r>
        <w:tab/>
        <w:t>Proxy for scenario infrastructure investment</w:t>
      </w:r>
    </w:p>
    <w:p w14:paraId="15A27DE0" w14:textId="77777777" w:rsidR="00181EB1" w:rsidRDefault="007C34DB">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15C3A696" w14:textId="77777777" w:rsidR="00181EB1" w:rsidRDefault="007C34DB">
      <w:pPr>
        <w:pStyle w:val="Compact"/>
        <w:numPr>
          <w:ilvl w:val="0"/>
          <w:numId w:val="5"/>
        </w:numPr>
      </w:pPr>
      <w:r>
        <w:lastRenderedPageBreak/>
        <w:t>No feasibility barriers (</w:t>
      </w:r>
      <w:proofErr w:type="spellStart"/>
      <w:r>
        <w:t>basecase</w:t>
      </w:r>
      <w:proofErr w:type="spellEnd"/>
      <w:r>
        <w:t>; maintain current practices)</w:t>
      </w:r>
    </w:p>
    <w:p w14:paraId="0DDA826A" w14:textId="77777777" w:rsidR="00181EB1" w:rsidRDefault="007C34DB">
      <w:pPr>
        <w:pStyle w:val="Compact"/>
        <w:numPr>
          <w:ilvl w:val="0"/>
          <w:numId w:val="5"/>
        </w:numPr>
      </w:pPr>
      <w:r>
        <w:t>Implementable with current infrastructure</w:t>
      </w:r>
    </w:p>
    <w:p w14:paraId="12C9DFA6" w14:textId="77777777" w:rsidR="00181EB1" w:rsidRDefault="007C34DB">
      <w:pPr>
        <w:pStyle w:val="Compact"/>
        <w:numPr>
          <w:ilvl w:val="0"/>
          <w:numId w:val="5"/>
        </w:numPr>
      </w:pPr>
      <w:r>
        <w:t>Requires new infrastructure that would take 1-2 years to build</w:t>
      </w:r>
    </w:p>
    <w:p w14:paraId="65958D30" w14:textId="77777777" w:rsidR="00181EB1" w:rsidRDefault="007C34DB">
      <w:pPr>
        <w:pStyle w:val="Compact"/>
        <w:numPr>
          <w:ilvl w:val="0"/>
          <w:numId w:val="5"/>
        </w:numPr>
      </w:pPr>
      <w:r>
        <w:t>Requires new infrastructure that would take 3-5 years to build</w:t>
      </w:r>
    </w:p>
    <w:p w14:paraId="355658E2" w14:textId="77777777" w:rsidR="00181EB1" w:rsidRDefault="007C34DB">
      <w:pPr>
        <w:pStyle w:val="Compact"/>
        <w:numPr>
          <w:ilvl w:val="0"/>
          <w:numId w:val="5"/>
        </w:numPr>
      </w:pPr>
      <w:r>
        <w:t>Requires new infrastructure that would take 5+ years to build</w:t>
      </w:r>
    </w:p>
    <w:p w14:paraId="4C9CA5E6" w14:textId="77777777" w:rsidR="00181EB1" w:rsidRDefault="007C34DB">
      <w:pPr>
        <w:pStyle w:val="FirstParagraph"/>
      </w:pPr>
      <w:r>
        <w:t xml:space="preserve">This reflects the </w:t>
      </w:r>
      <w:proofErr w:type="gramStart"/>
      <w:r>
        <w:t>first-order</w:t>
      </w:r>
      <w:proofErr w:type="gramEnd"/>
      <w:r>
        <w:t xml:space="preserve"> understanding that, for example, building a reservoir (assigned to category 4) will take more effort and resources in terms of permitting and construction than widespread installation of higher-efficiency irrigation technology (assigned to category 2). See Table 6 for full list of assigned categories.</w:t>
      </w:r>
    </w:p>
    <w:p w14:paraId="3095538E" w14:textId="77777777" w:rsidR="00181EB1" w:rsidRDefault="007C34DB">
      <w:pPr>
        <w:pStyle w:val="Heading2"/>
      </w:pPr>
      <w:bookmarkStart w:id="80" w:name="analyses-of-objective-function-values"/>
      <w:bookmarkEnd w:id="75"/>
      <w:bookmarkEnd w:id="79"/>
      <w:r>
        <w:rPr>
          <w:rStyle w:val="SectionNumber"/>
        </w:rPr>
        <w:t>3.2</w:t>
      </w:r>
      <w:r>
        <w:tab/>
        <w:t>Analyses of objective function values</w:t>
      </w:r>
    </w:p>
    <w:p w14:paraId="6BB330BF" w14:textId="77777777" w:rsidR="00181EB1" w:rsidRDefault="007C34DB">
      <w:pPr>
        <w:pStyle w:val="Heading3"/>
      </w:pPr>
      <w:bookmarkStart w:id="81" w:name="trade-off-efficiency"/>
      <w:r>
        <w:rPr>
          <w:rStyle w:val="SectionNumber"/>
        </w:rPr>
        <w:t>3.2.1</w:t>
      </w:r>
      <w:r>
        <w:tab/>
        <w:t>Trade-off efficiency</w:t>
      </w:r>
    </w:p>
    <w:p w14:paraId="5461F823" w14:textId="77777777" w:rsidR="00181EB1" w:rsidRDefault="007C34DB">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 (see equations below).</w:t>
      </w:r>
    </w:p>
    <w:p w14:paraId="4D792E28" w14:textId="77777777" w:rsidR="00181EB1" w:rsidRDefault="007C34DB">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3CEC8D66" w14:textId="77777777" w:rsidR="00181EB1" w:rsidRDefault="007C34DB">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59F945DD" w14:textId="77777777" w:rsidR="00181EB1" w:rsidRDefault="007C34DB">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4AFA17E2" w14:textId="77777777" w:rsidR="00181EB1" w:rsidRDefault="007C34DB">
      <w:pPr>
        <w:pStyle w:val="Heading3"/>
      </w:pPr>
      <w:bookmarkStart w:id="82" w:name="pareto-optimal-set-of-management-actions"/>
      <w:bookmarkEnd w:id="81"/>
      <w:r>
        <w:rPr>
          <w:rStyle w:val="SectionNumber"/>
        </w:rPr>
        <w:t>3.2.2</w:t>
      </w:r>
      <w:r>
        <w:tab/>
        <w:t>Pareto-optimal set of management actions</w:t>
      </w:r>
    </w:p>
    <w:p w14:paraId="777328D1" w14:textId="77777777" w:rsidR="00181EB1" w:rsidRDefault="007C34DB">
      <w:pPr>
        <w:pStyle w:val="FirstParagraph"/>
      </w:pPr>
      <w:r>
        <w:t xml:space="preserve">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w:t>
      </w:r>
      <w:proofErr w:type="gramStart"/>
      <w:r>
        <w:t>By definition, this</w:t>
      </w:r>
      <w:proofErr w:type="gramEnd"/>
      <w:r>
        <w:t xml:space="preserve"> set cannot evaluate trade-offs between objectives; we use it here to identify quantitatively suboptimal scenarios.</w:t>
      </w:r>
    </w:p>
    <w:p w14:paraId="17F1D376" w14:textId="77777777" w:rsidR="00181EB1" w:rsidRDefault="007C34DB">
      <w:pPr>
        <w:pStyle w:val="Heading2"/>
      </w:pPr>
      <w:bookmarkStart w:id="83" w:name="hydrologic-model-summary"/>
      <w:bookmarkEnd w:id="80"/>
      <w:bookmarkEnd w:id="82"/>
      <w:r>
        <w:rPr>
          <w:rStyle w:val="SectionNumber"/>
        </w:rPr>
        <w:t>3.3</w:t>
      </w:r>
      <w:r>
        <w:tab/>
        <w:t>Hydrologic model summary</w:t>
      </w:r>
    </w:p>
    <w:p w14:paraId="334A2152" w14:textId="77777777" w:rsidR="00181EB1" w:rsidRDefault="007C34DB">
      <w:pPr>
        <w:pStyle w:val="FirstParagraph"/>
      </w:pPr>
      <w:r>
        <w:t>The Scott Valley Integrated Hydrologic Model (SVIHM) (2019) is a surface and groundwater model driven by tributary stream inflows, precipitation, and reference evapotranspiration (ET</w:t>
      </w:r>
      <w:r>
        <w:rPr>
          <w:vertAlign w:val="subscript"/>
        </w:rPr>
        <w:t>0</w:t>
      </w:r>
      <w:r>
        <w:t xml:space="preserve">). Like all models, it does not perfectly reproduce historical observations, but it </w:t>
      </w:r>
      <w:r>
        <w:lastRenderedPageBreak/>
        <w:t>successfully captures key watershed-scale hydrologic phenomena that can be used to evaluate potential outcomes of specific management actions.</w:t>
      </w:r>
    </w:p>
    <w:p w14:paraId="3DED1D42" w14:textId="77777777" w:rsidR="00181EB1" w:rsidRDefault="007C34DB">
      <w:pPr>
        <w:pStyle w:val="BodyText"/>
      </w:pPr>
      <w:r>
        <w:t>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4C8837FB" w14:textId="77777777" w:rsidR="00181EB1" w:rsidRDefault="007C34DB">
      <w:pPr>
        <w:pStyle w:val="BodyText"/>
      </w:pPr>
      <w:r>
        <w:t xml:space="preserve">For GSP development, SVIHM was used extensively to perform what-if scenarios using the historic climate and land use, covering 1991-2018. (For purposes of this study, the model period has been extended through Sept. 30, 2025.) Scenario simulations repeat the calibrated historical </w:t>
      </w:r>
      <w:proofErr w:type="spellStart"/>
      <w:r>
        <w:t>basecase</w:t>
      </w:r>
      <w:proofErr w:type="spellEnd"/>
      <w:r>
        <w:t xml:space="preserv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w:t>
      </w:r>
      <w:proofErr w:type="spellStart"/>
      <w:r>
        <w:t>basecase</w:t>
      </w:r>
      <w:proofErr w:type="spellEnd"/>
      <w:r>
        <w:t xml:space="preserve"> simulation. Key results of each SVIHM scenario, used in the objective functions described below, are:</w:t>
      </w:r>
    </w:p>
    <w:p w14:paraId="20D86B35" w14:textId="77777777" w:rsidR="00181EB1" w:rsidRDefault="007C34DB">
      <w:pPr>
        <w:pStyle w:val="Compact"/>
        <w:numPr>
          <w:ilvl w:val="0"/>
          <w:numId w:val="6"/>
        </w:numPr>
      </w:pPr>
      <w:r>
        <w:t>A prediction of Scott River daily average flow at the Fort Jones Gauge, which is co-located with the surface water outlet of the model domain; and</w:t>
      </w:r>
    </w:p>
    <w:p w14:paraId="29958D9F" w14:textId="77777777" w:rsidR="00181EB1" w:rsidRDefault="007C34DB">
      <w:pPr>
        <w:pStyle w:val="Compact"/>
        <w:numPr>
          <w:ilvl w:val="0"/>
          <w:numId w:val="6"/>
        </w:numPr>
      </w:pPr>
      <w:r>
        <w:t>Simulated total ET of crops and native vegetation within the model domain.</w:t>
      </w:r>
    </w:p>
    <w:p w14:paraId="6966DD88" w14:textId="77777777" w:rsidR="00181EB1" w:rsidRDefault="007C34DB">
      <w:pPr>
        <w:pStyle w:val="Heading2"/>
      </w:pPr>
      <w:bookmarkStart w:id="84" w:name="management-scenario-descriptions"/>
      <w:bookmarkEnd w:id="83"/>
      <w:r>
        <w:rPr>
          <w:rStyle w:val="SectionNumber"/>
        </w:rPr>
        <w:t>3.4</w:t>
      </w:r>
      <w:r>
        <w:tab/>
        <w:t>Management scenario descriptions</w:t>
      </w:r>
    </w:p>
    <w:p w14:paraId="2A4DA344" w14:textId="77777777" w:rsidR="00181EB1" w:rsidRDefault="007C34DB">
      <w:pPr>
        <w:pStyle w:val="FirstParagraph"/>
      </w:pPr>
      <w:r>
        <w:t xml:space="preserve">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and researchers at the University of California, Davis. Of the 64 scenarios, only 25 are considered here. Several were ruled out as obviously unfeasible (e.g., construction of a </w:t>
      </w:r>
      <w:proofErr w:type="gramStart"/>
      <w:r>
        <w:t>134 thousand acre-foot</w:t>
      </w:r>
      <w:proofErr w:type="gramEnd"/>
      <w:r>
        <w:t xml:space="preserve"> reservoir to ensure 100% flow reliability even during severe drought, in an area with topography that could not support such a large capacity), and some were excluded due to redundancy.</w:t>
      </w:r>
    </w:p>
    <w:p w14:paraId="7F7D4104" w14:textId="77777777" w:rsidR="00181EB1" w:rsidRDefault="007C34DB">
      <w:pPr>
        <w:pStyle w:val="BodyText"/>
      </w:pPr>
      <w:r>
        <w:t>The scenarios are grouped here by category (Table 4). Within each category various details were altered (e.g., an alfalfa irrigation cessation date of July 10 versus August 15). Additional scenario descriptions are included below in Results and in Supplement A.</w:t>
      </w:r>
    </w:p>
    <w:p w14:paraId="03342414" w14:textId="77777777" w:rsidR="00181EB1" w:rsidRDefault="007C34DB">
      <w:pPr>
        <w:pStyle w:val="TableCaption"/>
      </w:pPr>
      <w:bookmarkStart w:id="85" w:name="tab:scenCategoryTab"/>
      <w:bookmarkEnd w:id="85"/>
      <w:r>
        <w:lastRenderedPageBreak/>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181EB1" w14:paraId="318B30A3"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8BCD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1C9C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65B7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 xml:space="preserve">Num. </w:t>
            </w:r>
            <w:proofErr w:type="spellStart"/>
            <w:r>
              <w:rPr>
                <w:rFonts w:ascii="Arial" w:eastAsia="Arial" w:hAnsi="Arial" w:cs="Arial"/>
                <w:color w:val="000000"/>
                <w:sz w:val="22"/>
                <w:szCs w:val="22"/>
              </w:rPr>
              <w:t>Scen</w:t>
            </w:r>
            <w:proofErr w:type="spellEnd"/>
            <w:r>
              <w:rPr>
                <w:rFonts w:ascii="Arial" w:eastAsia="Arial" w:hAnsi="Arial" w:cs="Arial"/>
                <w:color w:val="000000"/>
                <w:sz w:val="22"/>
                <w:szCs w:val="22"/>
              </w:rPr>
              <w: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07CD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2200F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181EB1" w14:paraId="7447E703" w14:textId="77777777" w:rsidTr="00181EB1">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A63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A2D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58B7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414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8191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r>
      <w:tr w:rsidR="00181EB1" w14:paraId="0B82B9FE"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65D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EnhRch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E87D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EBBB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44F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6F3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4241AA3C"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5FD2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IrrEff</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47C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5032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935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463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6BBED518"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C9C1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AF9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72B5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CA5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07ED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5397536F"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1F59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CropCh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EB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E56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BB5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AD12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293FF394"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A9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AlfIrr</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E82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4EF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9DB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627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29565AD8"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03CC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40C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419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4C5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9E6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7BCBF799"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7E07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FlowLims</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C1B5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0A84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5C7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896C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0B696BE7"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69D1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59B5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4B7C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84C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335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181EB1" w14:paraId="07A56301" w14:textId="77777777" w:rsidTr="00181EB1">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D2CC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NatVegL</w:t>
            </w:r>
            <w:proofErr w:type="spellEnd"/>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C6A9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1426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E0BD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9127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6ED3CAB1" w14:textId="77777777" w:rsidR="00181EB1" w:rsidRDefault="007C34DB">
      <w:pPr>
        <w:pStyle w:val="Heading1"/>
      </w:pPr>
      <w:bookmarkStart w:id="86" w:name="results"/>
      <w:bookmarkEnd w:id="73"/>
      <w:bookmarkEnd w:id="84"/>
      <w:r>
        <w:rPr>
          <w:rStyle w:val="SectionNumber"/>
        </w:rPr>
        <w:t>4</w:t>
      </w:r>
      <w:r>
        <w:tab/>
        <w:t>Results</w:t>
      </w:r>
    </w:p>
    <w:p w14:paraId="4E13E462" w14:textId="77777777" w:rsidR="00181EB1" w:rsidRDefault="007C34DB">
      <w:pPr>
        <w:pStyle w:val="FirstParagraph"/>
      </w:pPr>
      <w:r>
        <w:t xml:space="preserve">As described above, the degree to which the </w:t>
      </w:r>
      <w:proofErr w:type="spellStart"/>
      <w:r>
        <w:t>basecase</w:t>
      </w:r>
      <w:proofErr w:type="spellEnd"/>
      <w:r>
        <w:t xml:space="preserv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(Table 6). (See Supplemental Material for HB function results in different units; Table 5.) In addition to the two objective functions, each scenario has been assigned an infrastructure feasibility category (Tables 4 and 6).</w:t>
      </w:r>
    </w:p>
    <w:p w14:paraId="6C2D55A5" w14:textId="77777777" w:rsidR="00181EB1" w:rsidRDefault="007C34DB">
      <w:pPr>
        <w:pStyle w:val="TableCaption"/>
      </w:pPr>
      <w:bookmarkStart w:id="87" w:name="tab:HBUnitsLocationTab"/>
      <w:bookmarkEnd w:id="87"/>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181EB1" w14:paraId="5BCB645B"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B972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3531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8817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181EB1" w14:paraId="791F05D3" w14:textId="77777777" w:rsidTr="00181EB1">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5E4C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juvenile </w:t>
            </w:r>
            <w:r>
              <w:rPr>
                <w:rFonts w:ascii="Arial" w:eastAsia="Arial" w:hAnsi="Arial" w:cs="Arial"/>
                <w:color w:val="000000"/>
                <w:sz w:val="22"/>
                <w:szCs w:val="22"/>
              </w:rPr>
              <w:lastRenderedPageBreak/>
              <w:t>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96F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CFC7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181EB1" w14:paraId="572B4AE5" w14:textId="77777777" w:rsidTr="00181EB1">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F554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6842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37A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32E51580" w14:textId="77777777" w:rsidR="00181EB1" w:rsidRDefault="007C34DB">
      <w:pPr>
        <w:pStyle w:val="BodyText"/>
      </w:pPr>
      <w:r>
        <w:t xml:space="preserve">In the </w:t>
      </w:r>
      <w:proofErr w:type="spellStart"/>
      <w:r>
        <w:t>basecase</w:t>
      </w:r>
      <w:proofErr w:type="spellEnd"/>
      <w:r>
        <w:t xml:space="preserve"> scenario, the 35-year mean annual ET volume is 118 million m</w:t>
      </w:r>
      <w:r>
        <w:rPr>
          <w:vertAlign w:val="superscript"/>
        </w:rPr>
        <w:t>3</w:t>
      </w:r>
      <w:r>
        <w:t xml:space="preserve"> of water, and the 35-year mean of annual HB values is 7812 coho </w:t>
      </w:r>
      <w:proofErr w:type="spellStart"/>
      <w:r>
        <w:t>spf</w:t>
      </w:r>
      <w:proofErr w:type="spellEnd"/>
      <w:r>
        <w:t>-equivalent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w:t>
      </w:r>
      <w:proofErr w:type="spellStart"/>
      <w:r>
        <w:t>basecase</w:t>
      </w:r>
      <w:proofErr w:type="spellEnd"/>
      <w:r>
        <w:t xml:space="preserve"> crop ET), while HB values ranged from 7696 to 8446 coho smolt-equivalent.</w:t>
      </w:r>
    </w:p>
    <w:p w14:paraId="19768EF8" w14:textId="77777777" w:rsidR="00181EB1" w:rsidRDefault="007C34DB">
      <w:pPr>
        <w:pStyle w:val="Heading2"/>
      </w:pPr>
      <w:bookmarkStart w:id="88" w:name="X7284884376ee93470eb63c20106f06dfdc86233"/>
      <w:r>
        <w:rPr>
          <w:rStyle w:val="SectionNumber"/>
        </w:rPr>
        <w:t>4.1</w:t>
      </w:r>
      <w:r>
        <w:tab/>
        <w:t>Hydrologic Benefit function basis: selected functional flows</w:t>
      </w:r>
    </w:p>
    <w:p w14:paraId="74576DCC" w14:textId="77777777" w:rsidR="00181EB1" w:rsidRDefault="007C34DB">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w:t>
      </w:r>
      <w:commentRangeStart w:id="89"/>
      <w:r>
        <w:t xml:space="preserve">water quality </w:t>
      </w:r>
      <w:commentRangeEnd w:id="89"/>
      <w:r w:rsidR="00945065">
        <w:rPr>
          <w:rStyle w:val="CommentReference"/>
        </w:rPr>
        <w:commentReference w:id="89"/>
      </w:r>
      <w:r>
        <w:t>or population dynamics (Kouba et al. 2025).</w:t>
      </w:r>
    </w:p>
    <w:p w14:paraId="591C23AB" w14:textId="77777777" w:rsidR="00181EB1" w:rsidRDefault="007C34DB">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Supplement B for tabulated, untransformed functional flow values).</w:t>
      </w:r>
    </w:p>
    <w:p w14:paraId="27913B01" w14:textId="77777777" w:rsidR="00181EB1" w:rsidRDefault="007C34DB">
      <w:pPr>
        <w:pStyle w:val="BodyText"/>
      </w:pPr>
      <w:r>
        <w:t xml:space="preserve">The HB formulations represent four ways of answering the question, “how good was this water year for this species, and which flows matter?” For coho, in both absolute and spawner-normalized smolt units, the high-importance flows were fall-to-wet season transition metrics; for units of absolute smolt abundance, the spring recession rate was also important (Supplements B and </w:t>
      </w:r>
      <w:proofErr w:type="gramStart"/>
      <w:r>
        <w:t>C ,</w:t>
      </w:r>
      <w:proofErr w:type="gramEnd"/>
      <w:r>
        <w:t xml:space="preserve"> Table 1). For Chinook, in both absolute and spawner-normalized smolt units, the wet season baseflow median magnitude was of greatest importance; for normalized smolt units, maximum spring recession rate was also selected (Supplements D and E, Table 1).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09914DB7" w14:textId="77777777" w:rsidR="00181EB1" w:rsidRDefault="007C34DB">
      <w:pPr>
        <w:pStyle w:val="Heading2"/>
      </w:pPr>
      <w:bookmarkStart w:id="90" w:name="objective-function-results-over-time"/>
      <w:bookmarkEnd w:id="88"/>
      <w:r>
        <w:rPr>
          <w:rStyle w:val="SectionNumber"/>
        </w:rPr>
        <w:t>4.2</w:t>
      </w:r>
      <w:r>
        <w:tab/>
        <w:t>Objective function results over time</w:t>
      </w:r>
    </w:p>
    <w:p w14:paraId="265F095F" w14:textId="77777777" w:rsidR="00181EB1" w:rsidRDefault="007C34DB">
      <w:pPr>
        <w:pStyle w:val="FirstParagraph"/>
      </w:pPr>
      <w:r>
        <w:t xml:space="preserve">Management scenarios tended to have a uniform effect on total ET over time, shifting it by about the same amount each year relative to </w:t>
      </w:r>
      <w:proofErr w:type="spellStart"/>
      <w:r>
        <w:t>basecase</w:t>
      </w:r>
      <w:proofErr w:type="spellEnd"/>
      <w:r>
        <w:t xml:space="preserve"> (Figure 5). Conversely, in some years, many scenarios seem to have very little effect on HB function, though this is variable over time, regardless of which HB units are used (Figure 5 and Supplements B-E, Figure 1).</w:t>
      </w:r>
    </w:p>
    <w:p w14:paraId="26F75B94" w14:textId="77777777" w:rsidR="00181EB1" w:rsidRDefault="007C34DB">
      <w:pPr>
        <w:pStyle w:val="CaptionedFigure"/>
      </w:pPr>
      <w:r>
        <w:rPr>
          <w:noProof/>
        </w:rPr>
        <w:lastRenderedPageBreak/>
        <w:drawing>
          <wp:inline distT="0" distB="0" distL="0" distR="0" wp14:anchorId="7F56449C" wp14:editId="2B931507">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p>
    <w:p w14:paraId="7A80FCFA" w14:textId="77777777" w:rsidR="00181EB1" w:rsidRDefault="007C34DB">
      <w:pPr>
        <w:pStyle w:val="ImageCaption"/>
      </w:pPr>
      <w:bookmarkStart w:id="91" w:name="fig:benefitByWYMainText"/>
      <w:bookmarkEnd w:id="91"/>
      <w:r>
        <w:t xml:space="preserve">Figure 5:  Comparison of annual performance in two objective functions (Hydrologic Benefit and ET, representing environmental and agricultural objectives, respectively) for brood years 1991-2025. The scenarios pictured are </w:t>
      </w:r>
      <w:proofErr w:type="spellStart"/>
      <w:r>
        <w:t>basecase</w:t>
      </w:r>
      <w:proofErr w:type="spellEnd"/>
      <w:r>
        <w:t xml:space="preserve"> (black circles) and a scenario from each of three categories: Enhanced Recharge, Crop Change, and eight thousand acres of irrigated crops converted to low-ET Native Vegetation. Dry-type water years (vertical bars) are 1991, ’92, ’94, 2001, ’09, ’13, ’14, ’18, and ’20-’22. Shown also in Supplement B.</w:t>
      </w:r>
    </w:p>
    <w:p w14:paraId="4175F636" w14:textId="77777777" w:rsidR="00181EB1" w:rsidRDefault="007C34DB">
      <w:pPr>
        <w:pStyle w:val="BodyText"/>
      </w:pPr>
      <w:r>
        <w:t xml:space="preserve">The small effect of some scenarios on HB values implies that these scenarios do not alter the HB function component flows relative to </w:t>
      </w:r>
      <w:proofErr w:type="spellStart"/>
      <w:r>
        <w:t>basecase</w:t>
      </w:r>
      <w:proofErr w:type="spellEnd"/>
      <w:r>
        <w:t xml:space="preserve"> (Supplements B-E, Figure 2). For coho juvenile abundance, in the </w:t>
      </w:r>
      <w:proofErr w:type="spellStart"/>
      <w:r>
        <w:t>basecase</w:t>
      </w:r>
      <w:proofErr w:type="spellEnd"/>
      <w:r>
        <w:t xml:space="preserve"> scenario, it seems that when the HB function predicts a particularly good year (i.e., &gt; 20,000 coho smolt-equiv.), it is driven by a large magnitude fall flow </w:t>
      </w:r>
      <w:proofErr w:type="gramStart"/>
      <w:r>
        <w:t>difference, or</w:t>
      </w:r>
      <w:proofErr w:type="gramEnd"/>
      <w:r>
        <w:t xml:space="preserve"> fall pulse. Conversely, in the years where the HB function predicts a particularly bad year (i.e., ’95, ’98, ’04), it is driven by a rapid first spring recession rate (Supplement B, Figure 2). Conversely, for coho juveniles per spawner (</w:t>
      </w:r>
      <w:proofErr w:type="spellStart"/>
      <w:r>
        <w:t>basecase</w:t>
      </w:r>
      <w:proofErr w:type="spellEnd"/>
      <w:r>
        <w:t>), both good and bad years seem to be largely driven by wet season onset timing (Supplement C, Figure 2).</w:t>
      </w:r>
    </w:p>
    <w:p w14:paraId="657344F7" w14:textId="77777777" w:rsidR="00181EB1" w:rsidRDefault="007C34DB">
      <w:pPr>
        <w:pStyle w:val="BodyText"/>
      </w:pPr>
      <w:r>
        <w:lastRenderedPageBreak/>
        <w:t xml:space="preserve">In both cases for coho, second fall flow difference makes minor contributions (Supplements B and </w:t>
      </w:r>
      <w:proofErr w:type="gramStart"/>
      <w:r>
        <w:t>C ,</w:t>
      </w:r>
      <w:proofErr w:type="gramEnd"/>
      <w:r>
        <w:t xml:space="preserve">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12299F49" w14:textId="77777777" w:rsidR="00181EB1" w:rsidRDefault="007C34DB">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61D0680B" w14:textId="77777777" w:rsidR="00181EB1" w:rsidRDefault="007C34DB">
      <w:pPr>
        <w:pStyle w:val="Heading2"/>
      </w:pPr>
      <w:bookmarkStart w:id="92" w:name="Xd610dcc9f8ae209af31cf7fc51b71ab69b5e9a1"/>
      <w:bookmarkEnd w:id="90"/>
      <w:r>
        <w:rPr>
          <w:rStyle w:val="SectionNumber"/>
        </w:rPr>
        <w:t>4.3</w:t>
      </w:r>
      <w:r>
        <w:tab/>
        <w:t>Environmental-agricultural tradeoffs within and between scenario categories</w:t>
      </w:r>
    </w:p>
    <w:p w14:paraId="13345480" w14:textId="77777777" w:rsidR="00181EB1" w:rsidRDefault="007C34DB">
      <w:pPr>
        <w:pStyle w:val="FirstParagraph"/>
      </w:pPr>
      <w:r>
        <w:t>The 35-year mean values of HB and ET can be used to map all scenarios on one two-dimensional landscape, which is useful for evaluating trade-offs between objectives (Figure 6).</w:t>
      </w:r>
    </w:p>
    <w:p w14:paraId="599A788F" w14:textId="77777777" w:rsidR="00181EB1" w:rsidRDefault="007C34DB">
      <w:pPr>
        <w:pStyle w:val="CaptionedFigure"/>
      </w:pPr>
      <w:r>
        <w:rPr>
          <w:noProof/>
        </w:rPr>
        <w:lastRenderedPageBreak/>
        <w:drawing>
          <wp:inline distT="0" distB="0" distL="0" distR="0" wp14:anchorId="449A66DD" wp14:editId="72690466">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160FD96C" w14:textId="77777777" w:rsidR="00181EB1" w:rsidRDefault="007C34DB">
      <w:pPr>
        <w:pStyle w:val="ImageCaption"/>
      </w:pPr>
      <w:bookmarkStart w:id="93" w:name="fig:farmerFishTradeoffFigureMainText"/>
      <w:bookmarkEnd w:id="93"/>
      <w:r>
        <w:t xml:space="preserve">Figure 6:  Environmental and agricultural objective function performance (in terms of Hydrologic Benefit, or HB, value; and crop ET volume) for </w:t>
      </w:r>
      <w:proofErr w:type="spellStart"/>
      <w:r>
        <w:t>basecase</w:t>
      </w:r>
      <w:proofErr w:type="spellEnd"/>
      <w:r>
        <w:t xml:space="preserve"> (black circle in upper left) and 25 management scenarios. Symbol x and y coordinates are the average of 35 annual HB and ET values for each scenario over the full model period (water years 1991-2025); for </w:t>
      </w:r>
      <w:proofErr w:type="spellStart"/>
      <w:r>
        <w:t>exampe</w:t>
      </w:r>
      <w:proofErr w:type="spellEnd"/>
      <w:r>
        <w:t xml:space="preserve"> time series of annual values, see previous figure.</w:t>
      </w:r>
    </w:p>
    <w:p w14:paraId="7914C50B" w14:textId="77777777" w:rsidR="00181EB1" w:rsidRDefault="007C34DB">
      <w:r>
        <w:br w:type="page"/>
      </w:r>
    </w:p>
    <w:p w14:paraId="2CD83BC5" w14:textId="77777777" w:rsidR="00181EB1" w:rsidRDefault="007C34DB">
      <w:pPr>
        <w:pStyle w:val="TableCaption"/>
      </w:pPr>
      <w:bookmarkStart w:id="94" w:name="tab:scenarioResultsTabMainText"/>
      <w:bookmarkEnd w:id="94"/>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181EB1" w14:paraId="4D42CAFA"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9C94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CC64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E441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7F59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5484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3460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354A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181EB1" w14:paraId="2800BC47" w14:textId="77777777" w:rsidTr="00181EB1">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1CA0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A6B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8A67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802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A4C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2024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FAF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8B8B5B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C9A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B1D8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771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BBC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19F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C97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F591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181EB1" w14:paraId="36A4064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F434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5F8C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C44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7DDC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3795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340A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4CB3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1CAED62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24FE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F1C0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996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0E23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C04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811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06E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181EB1" w14:paraId="3500D7BD"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C19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2219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6B7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085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210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20C2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D80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181EB1" w14:paraId="3C6E9D05"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12FD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740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47B1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260C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296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B307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81A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81EB1" w14:paraId="7E7F5C8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941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31C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00BF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8E1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17C6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F68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805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4E161E44"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69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4BD9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29F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AA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09C6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C98F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4560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4CEF5DF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405F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5F12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255B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0204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438D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38A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8F5E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1D684E11"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490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9E6B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83A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70D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DB36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8BA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3F1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181EB1" w14:paraId="78E26698"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AD8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9F01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C4B1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A90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8173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4F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101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181EB1" w14:paraId="20187C0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6DB6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C57A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D1C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40F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C5D5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56DA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C8F7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181EB1" w14:paraId="1431E073"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A1FE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F68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4EF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7DF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733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62D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E1F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065CCEC4"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65F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03B1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818C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B7D4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3129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C57E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5C8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197F1F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4EF9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7A0F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7C16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489B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48C9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9B6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7FA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181EB1" w14:paraId="12E29CA5"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C22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7D8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78DB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9D7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844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75BC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9851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35B3451B"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013A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E998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A74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331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254A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5F14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A7C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81EB1" w14:paraId="560D2EB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EEA4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EC55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4834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0B6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DA65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3152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E24F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81EB1" w14:paraId="49E05C4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D62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894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A8E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5C1F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014D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BBD8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3DA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81EB1" w14:paraId="49CE129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0BCE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AAB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A65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52B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CFAA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930D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5CD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181EB1" w14:paraId="14845EC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7E0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C0F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539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9B25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44B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23C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985F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81EB1" w14:paraId="1BDB7AC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56F5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CE4B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722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F2FA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8E9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C84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D17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181EB1" w14:paraId="31F8074F"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2FD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5B40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9729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440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67A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E90E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85B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B1BD7B8"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2F0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E46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1A7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8E36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F1B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C66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9EE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561078FD" w14:textId="77777777" w:rsidTr="00181EB1">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F7DB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6C77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E44D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2EF0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9997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2537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8A3C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0FE5E5F" w14:textId="77777777" w:rsidR="00181EB1" w:rsidRDefault="007C34DB">
      <w:pPr>
        <w:pStyle w:val="BodyText"/>
      </w:pPr>
      <w:r>
        <w:lastRenderedPageBreak/>
        <w:t xml:space="preserve">In units of coho smolt abundance, three management scenarios </w:t>
      </w:r>
      <w:proofErr w:type="gramStart"/>
      <w:r>
        <w:t>actually produce</w:t>
      </w:r>
      <w:proofErr w:type="gramEnd"/>
      <w:r>
        <w:t xml:space="preserve"> poorer fish outcomes than </w:t>
      </w:r>
      <w:proofErr w:type="spellStart"/>
      <w:r>
        <w:t>basecase</w:t>
      </w:r>
      <w:proofErr w:type="spellEnd"/>
      <w:r>
        <w:t xml:space="preserve">, but the majority of scenarios produce more favorable flows for smolt production (Figure 6). This is </w:t>
      </w:r>
      <w:proofErr w:type="spellStart"/>
      <w:r>
        <w:t>larguly</w:t>
      </w:r>
      <w:proofErr w:type="spellEnd"/>
      <w:r>
        <w:t xml:space="preserve"> due to scenario impacts on the largest single component of the HB function for coho smolt abundance, first fall flow difference or </w:t>
      </w:r>
      <w:r>
        <w:rPr>
          <w:rStyle w:val="VerbatimChar"/>
        </w:rPr>
        <w:t>f1_FA_Dif_num</w:t>
      </w:r>
      <w:r>
        <w:t xml:space="preserve">. This metric is calculated as the difference between dry season median discharge and peak fall pulse discharge; in years with no detectable fall pulse flow, this value is set to 0 (Carpenter 2024; Baruch et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 </w:t>
      </w:r>
    </w:p>
    <w:p w14:paraId="497741E5" w14:textId="77777777" w:rsidR="00181EB1" w:rsidRDefault="007C34DB">
      <w:pPr>
        <w:pStyle w:val="Heading3"/>
      </w:pPr>
      <w:bookmarkStart w:id="95" w:name="small-reservoir"/>
      <w:r>
        <w:rPr>
          <w:rStyle w:val="SectionNumber"/>
        </w:rPr>
        <w:t>4.3.1</w:t>
      </w:r>
      <w:r>
        <w:tab/>
        <w:t>Small Reservoir</w:t>
      </w:r>
    </w:p>
    <w:p w14:paraId="7F27D0CB" w14:textId="77777777" w:rsidR="00181EB1" w:rsidRDefault="007C34DB">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located in the headwaters on one of 3 tributaries, were operated with the following objectives: retain winter flow until full (Dec-Mar), pass along growing season flow (Apr-Aug), and supplement dry season flow (Sep-Nov).</w:t>
      </w:r>
    </w:p>
    <w:p w14:paraId="3581FD73" w14:textId="06645A89" w:rsidR="00181EB1" w:rsidRDefault="007C34DB">
      <w:pPr>
        <w:pStyle w:val="BodyText"/>
      </w:pPr>
      <w:r>
        <w:t xml:space="preserve">Somewhat contrary to expectations, reservoir scenarios </w:t>
      </w:r>
      <w:del w:id="96" w:author="Thomas Harter" w:date="2026-05-06T17:27:00Z" w16du:dateUtc="2026-05-07T00:27:00Z">
        <w:r w:rsidDel="002C7D49">
          <w:delText xml:space="preserve">don’t </w:delText>
        </w:r>
      </w:del>
      <w:ins w:id="97" w:author="Thomas Harter" w:date="2026-05-06T17:27:00Z" w16du:dateUtc="2026-05-07T00:27:00Z">
        <w:r w:rsidR="002C7D49">
          <w:t>have limited benefit to</w:t>
        </w:r>
      </w:ins>
      <w:del w:id="98" w:author="Thomas Harter" w:date="2026-05-06T17:27:00Z" w16du:dateUtc="2026-05-07T00:27:00Z">
        <w:r w:rsidDel="002C7D49">
          <w:delText>help</w:delText>
        </w:r>
      </w:del>
      <w:r>
        <w:t xml:space="preserve"> coho </w:t>
      </w:r>
      <w:del w:id="99" w:author="Thomas Harter" w:date="2026-05-06T17:27:00Z" w16du:dateUtc="2026-05-07T00:27:00Z">
        <w:r w:rsidDel="002C7D49">
          <w:delText>much</w:delText>
        </w:r>
      </w:del>
      <w:ins w:id="100" w:author="Thomas Harter" w:date="2026-05-06T17:27:00Z" w16du:dateUtc="2026-05-07T00:27:00Z">
        <w:r w:rsidR="002C7D49">
          <w:t>populations</w:t>
        </w:r>
      </w:ins>
      <w:r>
        <w:t xml:space="preserve">, relative to other management options: small reservoirs may not have capacity to add fall flow during dry years when baseflows are lowest (Figure 6, green squares, and Supplements B and C, Figure 3). Reservoir scenarios seem to </w:t>
      </w:r>
      <w:del w:id="101" w:author="Thomas Harter" w:date="2026-05-06T17:27:00Z" w16du:dateUtc="2026-05-07T00:27:00Z">
        <w:r w:rsidDel="002C7D49">
          <w:delText xml:space="preserve">help </w:delText>
        </w:r>
      </w:del>
      <w:ins w:id="102" w:author="Thomas Harter" w:date="2026-05-06T17:27:00Z" w16du:dateUtc="2026-05-07T00:27:00Z">
        <w:r w:rsidR="002C7D49">
          <w:t xml:space="preserve">support </w:t>
        </w:r>
      </w:ins>
      <w:r>
        <w:t>Chinook significantly more than coho</w:t>
      </w:r>
      <w:ins w:id="103" w:author="Thomas Harter" w:date="2026-05-06T17:27:00Z" w16du:dateUtc="2026-05-07T00:27:00Z">
        <w:r w:rsidR="002C7D49">
          <w:t xml:space="preserve"> populati</w:t>
        </w:r>
      </w:ins>
      <w:ins w:id="104" w:author="Thomas Harter" w:date="2026-05-06T17:28:00Z" w16du:dateUtc="2026-05-07T00:28:00Z">
        <w:r w:rsidR="002C7D49">
          <w:t>ons</w:t>
        </w:r>
      </w:ins>
      <w:r>
        <w:t>: even a small reservoir on one tributary appears to dampen wet season stormflows enough to benefit Chinook (Supplements D and E, Figure 3).</w:t>
      </w:r>
    </w:p>
    <w:p w14:paraId="56E4E870" w14:textId="77777777" w:rsidR="00181EB1" w:rsidRDefault="007C34DB">
      <w:pPr>
        <w:pStyle w:val="Heading3"/>
      </w:pPr>
      <w:bookmarkStart w:id="105" w:name="X2217a73426969aa3255f137f1c1e7245c2e41e0"/>
      <w:bookmarkEnd w:id="95"/>
      <w:r>
        <w:rPr>
          <w:rStyle w:val="SectionNumber"/>
        </w:rPr>
        <w:t>4.3.2</w:t>
      </w:r>
      <w:r>
        <w:tab/>
        <w:t>Enhanced Recharge and Irrigation Efficiency</w:t>
      </w:r>
    </w:p>
    <w:p w14:paraId="26B5EB5A" w14:textId="77777777" w:rsidR="00181EB1" w:rsidRDefault="007C34DB">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2C12AD4B" w14:textId="77777777" w:rsidR="00181EB1" w:rsidRDefault="007C34DB">
      <w:pPr>
        <w:pStyle w:val="BodyText"/>
      </w:pPr>
      <w:r>
        <w:t xml:space="preserve">The Enhanced Recharge scenario simulates a Managed Aquifer Recharge (MAR) program diverting the maximum permitted diversion rate </w:t>
      </w:r>
      <w:commentRangeStart w:id="106"/>
      <w:r>
        <w:t xml:space="preserve">of 23 </w:t>
      </w:r>
      <w:proofErr w:type="spellStart"/>
      <w:r>
        <w:t>cfs</w:t>
      </w:r>
      <w:proofErr w:type="spellEnd"/>
      <w:r>
        <w:t xml:space="preserve"> (0.65 m</w:t>
      </w:r>
      <w:r>
        <w:rPr>
          <w:vertAlign w:val="superscript"/>
        </w:rPr>
        <w:t>3</w:t>
      </w:r>
      <w:r>
        <w:t>/sec), or 4151 acre-feet 5.1 10</w:t>
      </w:r>
      <w:r>
        <w:rPr>
          <w:vertAlign w:val="superscript"/>
        </w:rPr>
        <w:t>6</w:t>
      </w:r>
      <w:r>
        <w:t xml:space="preserve"> m</w:t>
      </w:r>
      <w:r>
        <w:rPr>
          <w:vertAlign w:val="superscript"/>
        </w:rPr>
        <w:t>3</w:t>
      </w:r>
      <w:r>
        <w:t xml:space="preserve">) total water volume from the Scott River over </w:t>
      </w:r>
      <w:proofErr w:type="gramStart"/>
      <w:r>
        <w:t>90 or 91 days</w:t>
      </w:r>
      <w:proofErr w:type="gramEnd"/>
      <w:r>
        <w:t xml:space="preserve">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w:t>
      </w:r>
      <w:commentRangeEnd w:id="106"/>
      <w:r w:rsidR="00030E90">
        <w:rPr>
          <w:rStyle w:val="CommentReference"/>
        </w:rPr>
        <w:commentReference w:id="106"/>
      </w:r>
      <w:r>
        <w:t>A for map of recharge areas).</w:t>
      </w:r>
    </w:p>
    <w:p w14:paraId="638EE8AA" w14:textId="77777777" w:rsidR="00181EB1" w:rsidRDefault="007C34DB">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7C80BA77" w14:textId="77777777" w:rsidR="00181EB1" w:rsidRDefault="007C34DB">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717E58F8" w14:textId="77777777" w:rsidR="00181EB1" w:rsidRDefault="007C34DB">
      <w:pPr>
        <w:pStyle w:val="Heading3"/>
      </w:pPr>
      <w:bookmarkStart w:id="107" w:name="irrigation-curtailment-alfalfa-all-crops"/>
      <w:bookmarkEnd w:id="105"/>
      <w:r>
        <w:rPr>
          <w:rStyle w:val="SectionNumber"/>
        </w:rPr>
        <w:t>4.3.3</w:t>
      </w:r>
      <w:r>
        <w:tab/>
        <w:t>Irrigation Curtailment (alfalfa; all crops)</w:t>
      </w:r>
    </w:p>
    <w:p w14:paraId="1728181C" w14:textId="77777777" w:rsidR="00181EB1" w:rsidRDefault="007C34DB">
      <w:pPr>
        <w:pStyle w:val="FirstParagraph"/>
      </w:pPr>
      <w:r>
        <w:t xml:space="preserve">Early cessation of irrigation on alfalfa fields effectively means that growers forgo the harvest of one or more hay cuttings, which can be a significant economic impact for a farm;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cutoff dates for irrigation were August 15 [closest to the </w:t>
      </w:r>
      <w:proofErr w:type="spellStart"/>
      <w:r>
        <w:t>basecase</w:t>
      </w:r>
      <w:proofErr w:type="spellEnd"/>
      <w:r>
        <w:t xml:space="preserve"> alfalfa irrigation cutoff date of September 5; Foglia et al. (2013)], July 31, and July 15.</w:t>
      </w:r>
    </w:p>
    <w:p w14:paraId="7831A0F1" w14:textId="77777777" w:rsidR="00181EB1" w:rsidRDefault="007C34DB">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22F8354A" w14:textId="77777777" w:rsidR="00181EB1" w:rsidRDefault="007C34DB">
      <w:pPr>
        <w:pStyle w:val="Heading3"/>
      </w:pPr>
      <w:bookmarkStart w:id="108" w:name="crop-change"/>
      <w:bookmarkEnd w:id="107"/>
      <w:r>
        <w:rPr>
          <w:rStyle w:val="SectionNumber"/>
        </w:rPr>
        <w:t>4.3.4</w:t>
      </w:r>
      <w:r>
        <w:tab/>
        <w:t>Crop Change</w:t>
      </w:r>
    </w:p>
    <w:p w14:paraId="2721158D" w14:textId="77777777" w:rsidR="00181EB1" w:rsidRDefault="007C34DB">
      <w:pPr>
        <w:pStyle w:val="FirstParagraph"/>
      </w:pPr>
      <w:r>
        <w:t xml:space="preserve">In the Crop Change category, we simulate permanent grain cultivated on acreage that, in the </w:t>
      </w:r>
      <w:proofErr w:type="spellStart"/>
      <w:r>
        <w:t>basecase</w:t>
      </w:r>
      <w:proofErr w:type="spellEnd"/>
      <w:r>
        <w:t>, is cultivated in an alfalfa-grain rotation (7 years alfalfa followed by 1 year of grain). During scenario design, fields were randomly assigned to be under permanent grain until a target acreage was reached: 6, 12, and 14 thousand acres.</w:t>
      </w:r>
    </w:p>
    <w:p w14:paraId="3B448882" w14:textId="77777777" w:rsidR="00181EB1" w:rsidRDefault="007C34DB">
      <w:pPr>
        <w:pStyle w:val="BodyText"/>
      </w:pPr>
      <w:r>
        <w:t>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w:t>
      </w:r>
      <w:proofErr w:type="gramStart"/>
      <w:r>
        <w:t>ref(</w:t>
      </w:r>
      <w:proofErr w:type="gramEnd"/>
      <w:r>
        <w:t xml:space="preserve">fig:farmerFishTradeoffFigureMainText and (Table 6)). As mentioned before, the ET values in the Crop Change category are challenging to compare directly to those in other categories (see Discussion). </w:t>
      </w:r>
    </w:p>
    <w:p w14:paraId="4F35A53D" w14:textId="77777777" w:rsidR="00181EB1" w:rsidRDefault="007C34DB">
      <w:pPr>
        <w:pStyle w:val="Heading3"/>
      </w:pPr>
      <w:bookmarkStart w:id="109" w:name="low-flow-diversion-limits"/>
      <w:bookmarkEnd w:id="108"/>
      <w:r>
        <w:rPr>
          <w:rStyle w:val="SectionNumber"/>
        </w:rPr>
        <w:lastRenderedPageBreak/>
        <w:t>4.3.5</w:t>
      </w:r>
      <w:r>
        <w:tab/>
        <w:t>Low Flow Diversion Limits</w:t>
      </w:r>
    </w:p>
    <w:p w14:paraId="5810EFF9" w14:textId="77777777" w:rsidR="00181EB1" w:rsidRDefault="007C34DB">
      <w:pPr>
        <w:pStyle w:val="FirstParagraph"/>
      </w:pPr>
      <w:r>
        <w:t xml:space="preserve">In the </w:t>
      </w:r>
      <w:proofErr w:type="spellStart"/>
      <w:r>
        <w:t>basecase</w:t>
      </w:r>
      <w:proofErr w:type="spellEnd"/>
      <w:r>
        <w:t>,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(SWRCB 2024a) (Figure 6 and Table 6).</w:t>
      </w:r>
    </w:p>
    <w:p w14:paraId="1CD302FE" w14:textId="77777777" w:rsidR="00181EB1" w:rsidRDefault="007C34DB">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66269473" w14:textId="77777777" w:rsidR="00181EB1" w:rsidRDefault="007C34DB">
      <w:pPr>
        <w:pStyle w:val="Heading3"/>
      </w:pPr>
      <w:bookmarkStart w:id="110" w:name="native-vegetation"/>
      <w:bookmarkEnd w:id="109"/>
      <w:r>
        <w:rPr>
          <w:rStyle w:val="SectionNumber"/>
        </w:rPr>
        <w:t>4.3.6</w:t>
      </w:r>
      <w:r>
        <w:tab/>
        <w:t>Native Vegetation</w:t>
      </w:r>
    </w:p>
    <w:p w14:paraId="7119F93C" w14:textId="77777777" w:rsidR="00181EB1" w:rsidRDefault="007C34DB">
      <w:pPr>
        <w:pStyle w:val="FirstParagraph"/>
      </w:pPr>
      <w:r>
        <w:t>The two categories of Native Vegetation scenario (</w:t>
      </w:r>
      <w:proofErr w:type="spellStart"/>
      <w:r>
        <w:t>NatVegL</w:t>
      </w:r>
      <w:proofErr w:type="spellEnd"/>
      <w:r>
        <w:t xml:space="preserve"> and </w:t>
      </w:r>
      <w:proofErr w:type="spellStart"/>
      <w:r>
        <w:t>NatVegH</w:t>
      </w:r>
      <w:proofErr w:type="spellEnd"/>
      <w:r>
        <w:t xml:space="preserve">, for low and </w:t>
      </w:r>
      <w:proofErr w:type="spellStart"/>
      <w:r>
        <w:t>and</w:t>
      </w:r>
      <w:proofErr w:type="spellEnd"/>
      <w:r>
        <w:t xml:space="preserve"> high ET) are two end-member answers to the question: if </w:t>
      </w:r>
      <w:proofErr w:type="gramStart"/>
      <w:r>
        <w:t>currently-cultivated</w:t>
      </w:r>
      <w:proofErr w:type="gramEnd"/>
      <w:r>
        <w:t xml:space="preserve"> land were converted to native vegetation, what water consumption pattern would replace it? The first category (</w:t>
      </w:r>
      <w:proofErr w:type="spellStart"/>
      <w:r>
        <w:t>NatVeg</w:t>
      </w:r>
      <w:proofErr w:type="spellEnd"/>
      <w:r>
        <w:t>) assumes a native vegetation crop coefficient of 0.6, while the second category (</w:t>
      </w:r>
      <w:proofErr w:type="spellStart"/>
      <w:r>
        <w:t>NatVegET</w:t>
      </w:r>
      <w:proofErr w:type="spellEnd"/>
      <w:r>
        <w: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w:t>
      </w:r>
    </w:p>
    <w:p w14:paraId="0C7B5D80" w14:textId="77777777" w:rsidR="00181EB1" w:rsidRDefault="007C34DB">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w:t>
      </w:r>
      <w:proofErr w:type="gramStart"/>
      <w:r>
        <w:t>Consequently</w:t>
      </w:r>
      <w:proofErr w:type="gramEnd"/>
      <w:r>
        <w:t xml:space="preserve"> the two </w:t>
      </w:r>
      <w:proofErr w:type="spellStart"/>
      <w:r>
        <w:t>NatVeg</w:t>
      </w:r>
      <w:proofErr w:type="spellEnd"/>
      <w:r>
        <w:t xml:space="preserve"> scenarios generate higher simulated FJ streamflow in most months of the model period.</w:t>
      </w:r>
    </w:p>
    <w:p w14:paraId="73BE9DC9" w14:textId="77777777" w:rsidR="00181EB1" w:rsidRDefault="007C34DB">
      <w:pPr>
        <w:pStyle w:val="BodyText"/>
      </w:pPr>
      <w:r>
        <w:t xml:space="preserve">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w:t>
      </w:r>
      <w:proofErr w:type="gramStart"/>
      <w:r>
        <w:t>C ,</w:t>
      </w:r>
      <w:proofErr w:type="gramEnd"/>
      <w:r>
        <w:t xml:space="preserve"> Figure 3). For Chinook, the environmental effects of native vegetation scenarios are more variable (</w:t>
      </w:r>
      <w:proofErr w:type="spellStart"/>
      <w:r>
        <w:t>Supplpments</w:t>
      </w:r>
      <w:proofErr w:type="spellEnd"/>
      <w:r>
        <w:t xml:space="preserve"> D and E, Figure 3)</w:t>
      </w:r>
    </w:p>
    <w:p w14:paraId="72B82140" w14:textId="77777777" w:rsidR="00181EB1" w:rsidRDefault="007C34DB">
      <w:pPr>
        <w:pStyle w:val="Heading2"/>
      </w:pPr>
      <w:bookmarkStart w:id="111" w:name="X452f0639db2ebbe2cd3177f14e96530f2d1a15a"/>
      <w:bookmarkEnd w:id="92"/>
      <w:bookmarkEnd w:id="110"/>
      <w:r>
        <w:rPr>
          <w:rStyle w:val="SectionNumber"/>
        </w:rPr>
        <w:t>4.4</w:t>
      </w:r>
      <w:r>
        <w:tab/>
        <w:t>Infrastructure objective and Pareto-optimal set</w:t>
      </w:r>
    </w:p>
    <w:p w14:paraId="1CE0908F" w14:textId="77777777" w:rsidR="00181EB1" w:rsidRDefault="007C34DB">
      <w:pPr>
        <w:pStyle w:val="FirstParagraph"/>
      </w:pPr>
      <w:r>
        <w:t>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Supplements B, Figure 5) versus the other three HB units evaluated here (Supplements C-</w:t>
      </w:r>
      <w:r>
        <w:lastRenderedPageBreak/>
        <w:t>E, Figure 5), but overall patterns are similar. Among all 4 HB formulations, categories containing at least one Pareto-optimal solution were:</w:t>
      </w:r>
    </w:p>
    <w:p w14:paraId="6E167E9C" w14:textId="77777777" w:rsidR="00181EB1" w:rsidRDefault="007C34DB">
      <w:pPr>
        <w:pStyle w:val="Compact"/>
        <w:numPr>
          <w:ilvl w:val="0"/>
          <w:numId w:val="7"/>
        </w:numPr>
      </w:pPr>
      <w:r>
        <w:t>Reservoir (3 of 3 scenarios)</w:t>
      </w:r>
    </w:p>
    <w:p w14:paraId="70041D81" w14:textId="77777777" w:rsidR="00181EB1" w:rsidRDefault="007C34DB">
      <w:pPr>
        <w:pStyle w:val="Compact"/>
        <w:numPr>
          <w:ilvl w:val="0"/>
          <w:numId w:val="7"/>
        </w:numPr>
      </w:pPr>
      <w:proofErr w:type="spellStart"/>
      <w:r>
        <w:t>FlowLims</w:t>
      </w:r>
      <w:proofErr w:type="spellEnd"/>
      <w:r>
        <w:t xml:space="preserve"> (0-1 of 1)</w:t>
      </w:r>
    </w:p>
    <w:p w14:paraId="68ECE15C" w14:textId="77777777" w:rsidR="00181EB1" w:rsidRDefault="007C34DB">
      <w:pPr>
        <w:pStyle w:val="Compact"/>
        <w:numPr>
          <w:ilvl w:val="0"/>
          <w:numId w:val="7"/>
        </w:numPr>
      </w:pPr>
      <w:proofErr w:type="spellStart"/>
      <w:r>
        <w:t>IrrEff</w:t>
      </w:r>
      <w:proofErr w:type="spellEnd"/>
      <w:r>
        <w:t xml:space="preserve"> (0-1 of 2)</w:t>
      </w:r>
    </w:p>
    <w:p w14:paraId="628E7E3B" w14:textId="77777777" w:rsidR="00181EB1" w:rsidRDefault="007C34DB">
      <w:pPr>
        <w:pStyle w:val="Compact"/>
        <w:numPr>
          <w:ilvl w:val="0"/>
          <w:numId w:val="7"/>
        </w:numPr>
      </w:pPr>
      <w:proofErr w:type="spellStart"/>
      <w:r>
        <w:t>NatVeg</w:t>
      </w:r>
      <w:proofErr w:type="spellEnd"/>
      <w:r>
        <w:t xml:space="preserve"> low-ET (for coho) and high-ET (for Chinook) (1 of 4, full conversion only)</w:t>
      </w:r>
    </w:p>
    <w:p w14:paraId="0F8D8849" w14:textId="77777777" w:rsidR="00181EB1" w:rsidRDefault="007C34DB">
      <w:pPr>
        <w:pStyle w:val="Compact"/>
        <w:numPr>
          <w:ilvl w:val="0"/>
          <w:numId w:val="7"/>
        </w:numPr>
      </w:pPr>
      <w:proofErr w:type="spellStart"/>
      <w:r>
        <w:t>AlfIrr</w:t>
      </w:r>
      <w:proofErr w:type="spellEnd"/>
      <w:r>
        <w:t xml:space="preserve"> (2-3 of 3), and</w:t>
      </w:r>
    </w:p>
    <w:p w14:paraId="43B20CBF" w14:textId="77777777" w:rsidR="00181EB1" w:rsidRDefault="007C34DB">
      <w:pPr>
        <w:pStyle w:val="Compact"/>
        <w:numPr>
          <w:ilvl w:val="0"/>
          <w:numId w:val="7"/>
        </w:numPr>
      </w:pPr>
      <w:r>
        <w:t>Curtail (2-3 of 3).</w:t>
      </w:r>
    </w:p>
    <w:p w14:paraId="209FC604" w14:textId="77777777" w:rsidR="00181EB1" w:rsidRDefault="007C34DB">
      <w:pPr>
        <w:pStyle w:val="CaptionedFigure"/>
      </w:pPr>
      <w:commentRangeStart w:id="112"/>
      <w:r>
        <w:rPr>
          <w:noProof/>
        </w:rPr>
        <w:drawing>
          <wp:inline distT="0" distB="0" distL="0" distR="0" wp14:anchorId="41DAAE46" wp14:editId="7D5C7896">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5"/>
                    <a:stretch>
                      <a:fillRect/>
                    </a:stretch>
                  </pic:blipFill>
                  <pic:spPr bwMode="auto">
                    <a:xfrm>
                      <a:off x="0" y="0"/>
                      <a:ext cx="4267200" cy="4075288"/>
                    </a:xfrm>
                    <a:prstGeom prst="rect">
                      <a:avLst/>
                    </a:prstGeom>
                    <a:noFill/>
                    <a:ln w="9525">
                      <a:noFill/>
                      <a:headEnd/>
                      <a:tailEnd/>
                    </a:ln>
                  </pic:spPr>
                </pic:pic>
              </a:graphicData>
            </a:graphic>
          </wp:inline>
        </w:drawing>
      </w:r>
      <w:commentRangeEnd w:id="112"/>
      <w:r w:rsidR="00175DC9">
        <w:rPr>
          <w:rStyle w:val="CommentReference"/>
        </w:rPr>
        <w:commentReference w:id="112"/>
      </w:r>
    </w:p>
    <w:p w14:paraId="2C7C5DFF" w14:textId="77777777" w:rsidR="00181EB1" w:rsidRDefault="007C34DB">
      <w:pPr>
        <w:pStyle w:val="ImageCaption"/>
      </w:pPr>
      <w:bookmarkStart w:id="113" w:name="fig:farmerFishInfraFigure3D"/>
      <w:bookmarkEnd w:id="113"/>
      <w:r>
        <w:t xml:space="preserve">Figure 7:  A three-dimensional scatter plot of the objective function values for </w:t>
      </w:r>
      <w:proofErr w:type="spellStart"/>
      <w:r>
        <w:t>basecase</w:t>
      </w:r>
      <w:proofErr w:type="spellEnd"/>
      <w:r>
        <w:t xml:space="preserv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w:t>
      </w:r>
    </w:p>
    <w:p w14:paraId="3A2ED19C" w14:textId="77777777" w:rsidR="00181EB1" w:rsidRDefault="007C34DB">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w:t>
      </w:r>
      <w:proofErr w:type="spellStart"/>
      <w:r>
        <w:t>basecase</w:t>
      </w:r>
      <w:proofErr w:type="spellEnd"/>
      <w:r>
        <w:t xml:space="preserve">, as it is the only scenario with an infrastructure category of 0 (no change needed); it includes five regulatory scenarios in category 1 (no new infrastructure needed); it includes two scenarios from category 2 (1-2 </w:t>
      </w:r>
      <w:proofErr w:type="spellStart"/>
      <w:r>
        <w:lastRenderedPageBreak/>
        <w:t>years</w:t>
      </w:r>
      <w:proofErr w:type="spellEnd"/>
      <w:r>
        <w:t xml:space="preserve"> timeline); and it includes all three reservoir scenarios, as they trace a small trade-off curve within their own category (5+ </w:t>
      </w:r>
      <w:proofErr w:type="spellStart"/>
      <w:r>
        <w:t>years</w:t>
      </w:r>
      <w:proofErr w:type="spellEnd"/>
      <w:r>
        <w:t xml:space="preserve"> timeline).</w:t>
      </w:r>
    </w:p>
    <w:p w14:paraId="312C1C93" w14:textId="77777777" w:rsidR="00181EB1" w:rsidRDefault="007C34DB">
      <w:pPr>
        <w:pStyle w:val="BodyText"/>
      </w:pPr>
      <w:r>
        <w:t>Several categories (such as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0450F126" w14:textId="77777777" w:rsidR="00181EB1" w:rsidRDefault="007C34DB">
      <w:pPr>
        <w:pStyle w:val="Heading2"/>
      </w:pPr>
      <w:bookmarkStart w:id="114" w:name="comparison-to-gsp-priorities"/>
      <w:bookmarkEnd w:id="111"/>
      <w:r>
        <w:rPr>
          <w:rStyle w:val="SectionNumber"/>
        </w:rPr>
        <w:t>4.5</w:t>
      </w:r>
      <w:r>
        <w:tab/>
        <w:t>Comparison to GSP Priorities</w:t>
      </w:r>
    </w:p>
    <w:p w14:paraId="303FE5B2" w14:textId="77777777" w:rsidR="00181EB1" w:rsidRDefault="007C34DB">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1E5B9B8F" w14:textId="77777777" w:rsidR="00181EB1" w:rsidRDefault="007C34DB">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 10</w:t>
      </w:r>
      <w:r>
        <w:rPr>
          <w:vertAlign w:val="superscript"/>
        </w:rPr>
        <w:t>3</w:t>
      </w:r>
      <w:r>
        <w:t xml:space="preserve"> coho smolt-equiv. HB value) are in Tier III, reflecting that they are technically and/or politically more challenging than Tiers I and II, and thus considered potentially implementable in the long-term.</w:t>
      </w:r>
    </w:p>
    <w:p w14:paraId="3B6B71C6" w14:textId="77777777" w:rsidR="00181EB1" w:rsidRDefault="007C34DB">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23F894F2" w14:textId="77777777" w:rsidR="00181EB1" w:rsidRDefault="007C34DB">
      <w:pPr>
        <w:pStyle w:val="TableCaption"/>
      </w:pPr>
      <w:bookmarkStart w:id="115" w:name="tab:gspMgmtList"/>
      <w:bookmarkEnd w:id="115"/>
      <w:r>
        <w:t xml:space="preserve">Table 7: List of management actions in Chapter 4 of the GSP and analogues in the set of 25 simulated scenarios. The Tier </w:t>
      </w:r>
      <w:proofErr w:type="gramStart"/>
      <w:r>
        <w:t>indicate</w:t>
      </w:r>
      <w:proofErr w:type="gramEnd"/>
      <w:r>
        <w:t xml:space="preserv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181EB1" w14:paraId="42529BDB"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6BD7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0396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61754"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CA4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2F58B"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181EB1" w14:paraId="648C7986" w14:textId="77777777" w:rsidTr="00181EB1">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1E98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929D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663A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931E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CC5C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81EB1" w14:paraId="507BED43"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EEAC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20A7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80C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3D8B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E95F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81EB1" w14:paraId="50E620D3" w14:textId="77777777" w:rsidTr="00181EB1">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49F69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85AAC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F4E59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198BA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0F7AC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81EB1" w14:paraId="2AF60115" w14:textId="77777777" w:rsidTr="00181EB1">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142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FB2F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0D02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FA4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342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81EB1" w14:paraId="798EEB3B"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439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E43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MAR &amp; </w:t>
            </w:r>
            <w:proofErr w:type="gramStart"/>
            <w:r>
              <w:rPr>
                <w:rFonts w:ascii="Arial" w:eastAsia="Arial" w:hAnsi="Arial" w:cs="Arial"/>
                <w:color w:val="000000"/>
                <w:sz w:val="22"/>
                <w:szCs w:val="22"/>
              </w:rPr>
              <w:t>ILR  -</w:t>
            </w:r>
            <w:proofErr w:type="gramEnd"/>
            <w:r>
              <w:rPr>
                <w:rFonts w:ascii="Arial" w:eastAsia="Arial" w:hAnsi="Arial" w:cs="Arial"/>
                <w:color w:val="000000"/>
                <w:sz w:val="22"/>
                <w:szCs w:val="22"/>
              </w:rPr>
              <w:t xml:space="preserve">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C6B6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C69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0C62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5A024C59"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3C8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F2D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370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2188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3DF1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0E4ADE43" w14:textId="77777777" w:rsidTr="00181EB1">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37C7C1"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F6ED4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9EFE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 and possibly some amount of Natural Vegetation Land Use (</w:t>
            </w:r>
            <w:proofErr w:type="spellStart"/>
            <w:r>
              <w:rPr>
                <w:rFonts w:ascii="Arial" w:eastAsia="Arial" w:hAnsi="Arial" w:cs="Arial"/>
                <w:color w:val="000000"/>
                <w:sz w:val="22"/>
                <w:szCs w:val="22"/>
              </w:rPr>
              <w:t>NatVegH</w:t>
            </w:r>
            <w:proofErr w:type="spellEnd"/>
            <w:r>
              <w:rPr>
                <w:rFonts w:ascii="Arial" w:eastAsia="Arial" w:hAnsi="Arial" w:cs="Arial"/>
                <w:color w:val="000000"/>
                <w:sz w:val="22"/>
                <w:szCs w:val="22"/>
              </w:rPr>
              <w:t xml:space="preserve">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741C7F"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760FD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181EB1" w14:paraId="1F775C25" w14:textId="77777777" w:rsidTr="00181EB1">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D6F6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8A68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560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061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E498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181EB1" w14:paraId="4B283031"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AF5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636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FA5F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A62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085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02625D5A"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DB20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65ED"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20B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2036"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7F67"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181EB1" w14:paraId="7D120A33"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EB63"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F675"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A78C"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w:t>
            </w:r>
            <w:proofErr w:type="spellStart"/>
            <w:r>
              <w:rPr>
                <w:rFonts w:ascii="Arial" w:eastAsia="Arial" w:hAnsi="Arial" w:cs="Arial"/>
                <w:color w:val="000000"/>
                <w:sz w:val="22"/>
                <w:szCs w:val="22"/>
              </w:rPr>
              <w:t>AlfIrr</w:t>
            </w:r>
            <w:proofErr w:type="spellEnd"/>
            <w:r>
              <w:rPr>
                <w:rFonts w:ascii="Arial" w:eastAsia="Arial" w:hAnsi="Arial" w:cs="Arial"/>
                <w:color w:val="000000"/>
                <w:sz w:val="22"/>
                <w:szCs w:val="22"/>
              </w:rPr>
              <w:t>);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4C72"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A029"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181EB1" w14:paraId="0393F212" w14:textId="77777777" w:rsidTr="00181EB1">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E476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62470"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0DDB8"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D6873A"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E9C6E" w14:textId="77777777" w:rsidR="00181EB1" w:rsidRDefault="007C34DB">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5DBA424D" w14:textId="77777777" w:rsidR="00181EB1" w:rsidRDefault="007C34DB">
      <w:r>
        <w:br w:type="page"/>
      </w:r>
    </w:p>
    <w:p w14:paraId="4D8E72CB" w14:textId="77777777" w:rsidR="00181EB1" w:rsidRDefault="007C34DB">
      <w:pPr>
        <w:pStyle w:val="Heading1"/>
      </w:pPr>
      <w:bookmarkStart w:id="116" w:name="discussion"/>
      <w:bookmarkEnd w:id="86"/>
      <w:bookmarkEnd w:id="114"/>
      <w:r>
        <w:rPr>
          <w:rStyle w:val="SectionNumber"/>
        </w:rPr>
        <w:lastRenderedPageBreak/>
        <w:t>5</w:t>
      </w:r>
      <w:r>
        <w:tab/>
        <w:t>Discussion</w:t>
      </w:r>
    </w:p>
    <w:p w14:paraId="6CD6A205" w14:textId="77777777" w:rsidR="00181EB1" w:rsidRDefault="007C34DB">
      <w:pPr>
        <w:pStyle w:val="Heading2"/>
      </w:pPr>
      <w:bookmarkStart w:id="117" w:name="X36cbf7c8750cd854ae19409930ca35269b38594"/>
      <w:r>
        <w:rPr>
          <w:rStyle w:val="SectionNumber"/>
        </w:rPr>
        <w:t>5.1</w:t>
      </w:r>
      <w:r>
        <w:tab/>
        <w:t>Alternative options for the environmental objective function</w:t>
      </w:r>
    </w:p>
    <w:p w14:paraId="01129694" w14:textId="77777777" w:rsidR="00181EB1" w:rsidRDefault="007C34DB">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41274983" w14:textId="77777777" w:rsidR="00181EB1" w:rsidRDefault="007C34DB">
      <w:pPr>
        <w:pStyle w:val="BodyText"/>
      </w:pPr>
      <w:r>
        <w:t xml:space="preserve">Regardless of the design, the first requirement is sufficient data. The present study is based </w:t>
      </w:r>
      <w:proofErr w:type="gramStart"/>
      <w:r>
        <w:t>off of</w:t>
      </w:r>
      <w:proofErr w:type="gramEnd"/>
      <w:r>
        <w:t xml:space="preserve">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1B3C04B4" w14:textId="77777777" w:rsidR="00181EB1" w:rsidRDefault="007C34DB">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w:t>
      </w:r>
      <w:proofErr w:type="gramStart"/>
      <w:r>
        <w:t>ecosystems;</w:t>
      </w:r>
      <w:proofErr w:type="gramEnd"/>
      <w:r>
        <w:t xml:space="preserve"> i.e., flowrates associated with sufficient spatial habitat in specific reaches, or groundwater elevation supporting riparian vegetation. All of these options are “bottom-up” descriptions (</w:t>
      </w:r>
      <w:proofErr w:type="spellStart"/>
      <w:r>
        <w:t>Tharme</w:t>
      </w:r>
      <w:proofErr w:type="spellEnd"/>
      <w:r>
        <w:t xml:space="preserv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688D31B9" w14:textId="77777777" w:rsidR="00181EB1" w:rsidRDefault="007C34DB">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are effectively meaningless, since wet season median flows are largely beyond human control in this undammed watershed.</w:t>
      </w:r>
    </w:p>
    <w:p w14:paraId="0BB9793A" w14:textId="77777777" w:rsidR="00181EB1" w:rsidRDefault="007C34DB">
      <w:pPr>
        <w:pStyle w:val="Heading2"/>
      </w:pPr>
      <w:bookmarkStart w:id="118" w:name="trade-offs-among-all-three-objectives"/>
      <w:bookmarkEnd w:id="117"/>
      <w:r>
        <w:rPr>
          <w:rStyle w:val="SectionNumber"/>
        </w:rPr>
        <w:t>5.2</w:t>
      </w:r>
      <w:r>
        <w:tab/>
        <w:t>Trade-offs among all three objectives</w:t>
      </w:r>
    </w:p>
    <w:p w14:paraId="656C5293" w14:textId="77777777" w:rsidR="00181EB1" w:rsidRDefault="007C34DB">
      <w:pPr>
        <w:pStyle w:val="FirstParagraph"/>
      </w:pPr>
      <w:r>
        <w:t>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3) do not improve on this. Among the set of options considered here, it takes a high infrastructure cost (reservoir scenarios) to escape the trade-offs defined in the regulatory scenario categories.</w:t>
      </w:r>
    </w:p>
    <w:p w14:paraId="07A8CD90" w14:textId="77777777" w:rsidR="00181EB1" w:rsidRDefault="007C34DB">
      <w:pPr>
        <w:pStyle w:val="BodyText"/>
      </w:pPr>
      <w:commentRangeStart w:id="119"/>
      <w:r>
        <w:lastRenderedPageBreak/>
        <w:t xml:space="preserve">It’s clear that design details </w:t>
      </w:r>
      <w:commentRangeEnd w:id="119"/>
      <w:r w:rsidR="00C06BD2">
        <w:rPr>
          <w:rStyle w:val="CommentReference"/>
        </w:rPr>
        <w:commentReference w:id="119"/>
      </w:r>
      <w:r>
        <w:t>(date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71E2BFF6" w14:textId="77777777" w:rsidR="00181EB1" w:rsidRDefault="007C34DB">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22EB387B" w14:textId="77777777" w:rsidR="00181EB1" w:rsidRDefault="007C34DB">
      <w:pPr>
        <w:pStyle w:val="Heading2"/>
      </w:pPr>
      <w:bookmarkStart w:id="120" w:name="Xb48c0b1c357814727cacf50afe35e98b0bf92dd"/>
      <w:bookmarkEnd w:id="118"/>
      <w:r>
        <w:rPr>
          <w:rStyle w:val="SectionNumber"/>
        </w:rPr>
        <w:t>5.3</w:t>
      </w:r>
      <w:r>
        <w:tab/>
        <w:t>Pareto-optimal solution set and GSP priority management actions</w:t>
      </w:r>
    </w:p>
    <w:p w14:paraId="34E280C1" w14:textId="77777777" w:rsidR="00181EB1" w:rsidRDefault="007C34DB">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70723D2F" w14:textId="77777777" w:rsidR="00181EB1" w:rsidRDefault="007C34DB">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69A22271" w14:textId="77777777" w:rsidR="00181EB1" w:rsidRDefault="007C34DB">
      <w:pPr>
        <w:pStyle w:val="Heading1"/>
      </w:pPr>
      <w:bookmarkStart w:id="121" w:name="conclusion"/>
      <w:bookmarkEnd w:id="116"/>
      <w:bookmarkEnd w:id="120"/>
      <w:r>
        <w:rPr>
          <w:rStyle w:val="SectionNumber"/>
        </w:rPr>
        <w:t>6</w:t>
      </w:r>
      <w:r>
        <w:tab/>
      </w:r>
      <w:commentRangeStart w:id="122"/>
      <w:r>
        <w:t>Conclusion</w:t>
      </w:r>
      <w:commentRangeEnd w:id="122"/>
      <w:r>
        <w:rPr>
          <w:rStyle w:val="CommentReference"/>
          <w:rFonts w:asciiTheme="minorHAnsi" w:eastAsiaTheme="minorHAnsi" w:hAnsiTheme="minorHAnsi" w:cstheme="minorBidi"/>
          <w:color w:val="auto"/>
        </w:rPr>
        <w:commentReference w:id="122"/>
      </w:r>
    </w:p>
    <w:p w14:paraId="0C103853" w14:textId="77777777" w:rsidR="00181EB1" w:rsidRDefault="007C34DB">
      <w:pPr>
        <w:pStyle w:val="FirstParagraph"/>
      </w:pPr>
      <w:r>
        <w:t xml:space="preserve">In Scott Valley, like in many semi-arid rural areas, agricultural and ecological water demands are in competition. For this study, functions quantifying the achievement of two regional management priorities (environmental and agricultural objectives) were applied to the results of 25 simulated water management scenarios (including a historical </w:t>
      </w:r>
      <w:proofErr w:type="spellStart"/>
      <w:r>
        <w:t>basecase</w:t>
      </w:r>
      <w:proofErr w:type="spellEnd"/>
      <w:r>
        <w:t>). In addition, scenarios were assigned a categorical proxy for new infrastructure costs. We used these numerical values to quantitatively explore trade-offs in environmental and agricultural benefit among the suite of actions proposed by stakeholders, at multiple levels of infrastructure investment.</w:t>
      </w:r>
    </w:p>
    <w:p w14:paraId="654D7183" w14:textId="77777777" w:rsidR="00181EB1" w:rsidRDefault="007C34DB">
      <w:pPr>
        <w:pStyle w:val="BodyText"/>
      </w:pPr>
      <w:r>
        <w:lastRenderedPageBreak/>
        <w:t xml:space="preserve">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w:t>
      </w:r>
      <w:proofErr w:type="gramStart"/>
      <w:r>
        <w:t>objective, and</w:t>
      </w:r>
      <w:proofErr w:type="gramEnd"/>
      <w:r>
        <w:t xml:space="preserve"> is influenced by the specific flow metrics included in the environmental objective function (explored further in Discussion.)</w:t>
      </w:r>
    </w:p>
    <w:p w14:paraId="6708929E" w14:textId="77777777" w:rsidR="00181EB1" w:rsidRDefault="007C34DB">
      <w:pPr>
        <w:pStyle w:val="BodyText"/>
      </w:pPr>
      <w:r>
        <w:t>Among the set of options considered here, it takes a high infrastructure cost (reservoir scenarios) to escape the trade-offs defined in the regulatory scenario categories. Furthermore, although the existing GSP management priorities emphasized minimal agricultural water cuts</w:t>
      </w:r>
      <w:commentRangeStart w:id="123"/>
      <w:r>
        <w:t>, the Pareto-optimal set of management actions included many regulatory approaches and high-cost reservoir scenarios</w:t>
      </w:r>
      <w:commentRangeEnd w:id="123"/>
      <w:r>
        <w:rPr>
          <w:rStyle w:val="CommentReference"/>
        </w:rPr>
        <w:commentReference w:id="123"/>
      </w:r>
      <w:r>
        <w:t>. Of course, three objective functions cannot capture all the technical, political and economic dimensions of water management. However, this objective-function approach could be used in future stakeholder discussions to clarify group goals and make trade-offs more explicit.</w:t>
      </w:r>
    </w:p>
    <w:p w14:paraId="4EEDA40B" w14:textId="77777777" w:rsidR="00181EB1" w:rsidRDefault="007C34DB">
      <w:pPr>
        <w:pStyle w:val="BodyText"/>
      </w:pPr>
      <w:r>
        <w:t xml:space="preserve">In this case study, we demonstrate that in basins using hydrologic models for water management, a scenario design process conducted in a public collaborative setting can yield a </w:t>
      </w:r>
      <w:proofErr w:type="gramStart"/>
      <w:r>
        <w:t>politically-relevant</w:t>
      </w:r>
      <w:proofErr w:type="gramEnd"/>
      <w:r>
        <w:t xml:space="preserve">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0DBB2260" w14:textId="77777777" w:rsidR="00181EB1" w:rsidRDefault="007C34DB">
      <w:r>
        <w:br w:type="page"/>
      </w:r>
    </w:p>
    <w:p w14:paraId="5F227153" w14:textId="77777777" w:rsidR="00181EB1" w:rsidRDefault="007C34DB">
      <w:pPr>
        <w:pStyle w:val="Heading1"/>
      </w:pPr>
      <w:bookmarkStart w:id="124" w:name="acknowledgments"/>
      <w:bookmarkEnd w:id="121"/>
      <w:r>
        <w:lastRenderedPageBreak/>
        <w:t>Acknowledgments</w:t>
      </w:r>
    </w:p>
    <w:p w14:paraId="47625CB0" w14:textId="77777777" w:rsidR="00181EB1" w:rsidRDefault="007C34DB">
      <w:pPr>
        <w:pStyle w:val="Heading1"/>
      </w:pPr>
      <w:bookmarkStart w:id="125" w:name="references"/>
      <w:bookmarkEnd w:id="124"/>
      <w:r>
        <w:rPr>
          <w:rStyle w:val="SectionNumber"/>
        </w:rPr>
        <w:t>7</w:t>
      </w:r>
      <w:r>
        <w:tab/>
        <w:t>References</w:t>
      </w:r>
    </w:p>
    <w:p w14:paraId="238A961E" w14:textId="77777777" w:rsidR="00181EB1" w:rsidRDefault="007C34DB">
      <w:pPr>
        <w:pStyle w:val="Bibliography"/>
      </w:pPr>
      <w:bookmarkStart w:id="126" w:name="ref-AgrawalEtAlPREDICTING2005"/>
      <w:bookmarkStart w:id="127" w:name="refs"/>
      <w:r>
        <w:t xml:space="preserve">Agrawal, A, R S Schick, E P </w:t>
      </w:r>
      <w:proofErr w:type="spellStart"/>
      <w:r>
        <w:t>Bjorkstedt</w:t>
      </w:r>
      <w:proofErr w:type="spellEnd"/>
      <w:r>
        <w:t>, R G Szerlong, M N Goslin, B C Spence, T H Williams, and K M Burnett. 2005. “PREDICTING THE POTENTIAL FOR HISTORICAL COHO, CHINOOK AND STEELHEAD HABITAT IN NORTHERN CALIFORNIA.” National Marine Fisheries Service.</w:t>
      </w:r>
    </w:p>
    <w:p w14:paraId="16ADCFFF" w14:textId="77777777" w:rsidR="00181EB1" w:rsidRDefault="007C34DB">
      <w:pPr>
        <w:pStyle w:val="Bibliography"/>
      </w:pPr>
      <w:bookmarkStart w:id="128" w:name="ref-BaruchEtAlMimicking2024"/>
      <w:bookmarkEnd w:id="126"/>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6">
        <w:r w:rsidR="00181EB1">
          <w:rPr>
            <w:rStyle w:val="Hyperlink"/>
          </w:rPr>
          <w:t>https://doi.org/10.1002/eap.3013</w:t>
        </w:r>
      </w:hyperlink>
      <w:r>
        <w:t>.</w:t>
      </w:r>
    </w:p>
    <w:p w14:paraId="25112DF9" w14:textId="77777777" w:rsidR="00181EB1" w:rsidRDefault="007C34DB">
      <w:pPr>
        <w:pStyle w:val="Bibliography"/>
      </w:pPr>
      <w:bookmarkStart w:id="129" w:name="ref-BorkHirokawaTrends2021"/>
      <w:bookmarkEnd w:id="128"/>
      <w:r>
        <w:t xml:space="preserve">Bork, Karrigan, and Keith Hirokawa. 2021. “Trends in Local Ecosystem Governance.” </w:t>
      </w:r>
      <w:r>
        <w:rPr>
          <w:i/>
          <w:iCs/>
        </w:rPr>
        <w:t>Frontiers in Climate</w:t>
      </w:r>
      <w:r>
        <w:t xml:space="preserve"> 3 (September): 719150. </w:t>
      </w:r>
      <w:hyperlink r:id="rId17">
        <w:r w:rsidR="00181EB1">
          <w:rPr>
            <w:rStyle w:val="Hyperlink"/>
          </w:rPr>
          <w:t>https://doi.org/10.3389/fclim.2021.719150</w:t>
        </w:r>
      </w:hyperlink>
      <w:r>
        <w:t>.</w:t>
      </w:r>
    </w:p>
    <w:p w14:paraId="1F1D761C" w14:textId="77777777" w:rsidR="00181EB1" w:rsidRDefault="007C34DB">
      <w:pPr>
        <w:pStyle w:val="Bibliography"/>
      </w:pPr>
      <w:bookmarkStart w:id="130" w:name="ref-BrownEtAlFuture2015"/>
      <w:bookmarkEnd w:id="129"/>
      <w:r>
        <w:t xml:space="preserve">Brown, Casey M., Jay R. Lund, Ximing Cai, Patrick M. Reed, Edith A. </w:t>
      </w:r>
      <w:proofErr w:type="spellStart"/>
      <w:r>
        <w:t>Zagona</w:t>
      </w:r>
      <w:proofErr w:type="spellEnd"/>
      <w:r>
        <w:t xml:space="preserve">, Avi </w:t>
      </w:r>
      <w:proofErr w:type="spellStart"/>
      <w:r>
        <w:t>Ostfeld</w:t>
      </w:r>
      <w:proofErr w:type="spellEnd"/>
      <w:r>
        <w:t xml:space="preserve">, Jim Hall, Gregory W. </w:t>
      </w:r>
      <w:proofErr w:type="spellStart"/>
      <w:r>
        <w:t>Characklis</w:t>
      </w:r>
      <w:proofErr w:type="spellEnd"/>
      <w:r>
        <w:t xml:space="preserve">, Winston Yu, and Levi Brekke. 2015. “The Future of Water Resources Systems Analysis: Toward a Scientific Framework for Sustainable Water Management.” </w:t>
      </w:r>
      <w:r>
        <w:rPr>
          <w:i/>
          <w:iCs/>
        </w:rPr>
        <w:t>Water Resources Research</w:t>
      </w:r>
      <w:r>
        <w:t xml:space="preserve"> 51 (8): 6110–24. </w:t>
      </w:r>
      <w:hyperlink r:id="rId18">
        <w:r w:rsidR="00181EB1">
          <w:rPr>
            <w:rStyle w:val="Hyperlink"/>
          </w:rPr>
          <w:t>https://doi.org/10.1002/2015WR017114</w:t>
        </w:r>
      </w:hyperlink>
      <w:r>
        <w:t>.</w:t>
      </w:r>
    </w:p>
    <w:p w14:paraId="4848E30B" w14:textId="77777777" w:rsidR="00181EB1" w:rsidRDefault="007C34DB">
      <w:pPr>
        <w:pStyle w:val="Bibliography"/>
      </w:pPr>
      <w:bookmarkStart w:id="131" w:name="ref-BrownEtAlHistorical1994"/>
      <w:bookmarkEnd w:id="130"/>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9">
        <w:r w:rsidR="00181EB1">
          <w:rPr>
            <w:rStyle w:val="Hyperlink"/>
          </w:rPr>
          <w:t>https://doi.org/10.1577/1548-8675(1994)014&lt;0237:HDACSO&gt;2.3.CO;2</w:t>
        </w:r>
      </w:hyperlink>
      <w:r>
        <w:t>.</w:t>
      </w:r>
    </w:p>
    <w:p w14:paraId="2F3AF2CA" w14:textId="77777777" w:rsidR="00181EB1" w:rsidRDefault="007C34DB">
      <w:pPr>
        <w:pStyle w:val="Bibliography"/>
      </w:pPr>
      <w:bookmarkStart w:id="132" w:name="ref-CDFWInfluence2021"/>
      <w:bookmarkEnd w:id="131"/>
      <w:r>
        <w:t>California Department of Fish and Wildlife. 2021. “Appendix 2: Influence of Scott River in-Stream Flow on the Distribution and Migration Timing of Fall Chinook Salmon and Coho Salmon.”</w:t>
      </w:r>
    </w:p>
    <w:p w14:paraId="03810867" w14:textId="77777777" w:rsidR="00181EB1" w:rsidRDefault="007C34DB">
      <w:pPr>
        <w:pStyle w:val="Bibliography"/>
      </w:pPr>
      <w:bookmarkStart w:id="133" w:name="X7c5765d4bf46367820355fe718939efb3be661f"/>
      <w:bookmarkEnd w:id="132"/>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082C02CE" w14:textId="77777777" w:rsidR="00181EB1" w:rsidRDefault="007C34DB">
      <w:pPr>
        <w:pStyle w:val="Bibliography"/>
      </w:pPr>
      <w:bookmarkStart w:id="134" w:name="ref-CNRAEtAlCalifornias2022"/>
      <w:bookmarkEnd w:id="133"/>
      <w:r>
        <w:t xml:space="preserve">California Natural Resources Agency, California </w:t>
      </w:r>
      <w:proofErr w:type="gramStart"/>
      <w:r>
        <w:t>For</w:t>
      </w:r>
      <w:proofErr w:type="gramEnd"/>
      <w:r>
        <w:t xml:space="preserve"> All, California Department of Water Resources, California Water Boards, California Environmental Protection Agency, and California Department of Food &amp; Agriculture. 2022. “CALIFORNIA’S WATER SUPPLY STRATEGY: Adapting to a Hotter, Drier Future.”</w:t>
      </w:r>
    </w:p>
    <w:p w14:paraId="1B7452D5" w14:textId="77777777" w:rsidR="00181EB1" w:rsidRDefault="007C34DB">
      <w:pPr>
        <w:pStyle w:val="Bibliography"/>
      </w:pPr>
      <w:bookmarkStart w:id="135" w:name="X6ef878f889213098c200c5acad35595649e9db2"/>
      <w:bookmarkEnd w:id="134"/>
      <w:r>
        <w:t>California State Water Resources Control Board (SWRCB). 1975. “Report on Hydrogeologic Conditions, Scott River Valley, Scott River Valley.”</w:t>
      </w:r>
    </w:p>
    <w:p w14:paraId="589A7F7B" w14:textId="77777777" w:rsidR="00181EB1" w:rsidRDefault="007C34DB">
      <w:pPr>
        <w:pStyle w:val="Bibliography"/>
      </w:pPr>
      <w:bookmarkStart w:id="136" w:name="ref-CardwellEtAlDesigning1996"/>
      <w:bookmarkEnd w:id="135"/>
      <w:r>
        <w:lastRenderedPageBreak/>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20">
        <w:r w:rsidR="00181EB1">
          <w:rPr>
            <w:rStyle w:val="Hyperlink"/>
          </w:rPr>
          <w:t>https://doi.org/10.1061/(ASCE)0733-9496(1996)122:5(356)</w:t>
        </w:r>
      </w:hyperlink>
      <w:r>
        <w:t>.</w:t>
      </w:r>
    </w:p>
    <w:p w14:paraId="3A19842D" w14:textId="77777777" w:rsidR="00181EB1" w:rsidRDefault="007C34DB">
      <w:pPr>
        <w:pStyle w:val="Bibliography"/>
      </w:pPr>
      <w:bookmarkStart w:id="137" w:name="ref-CarpenterAccurately2024"/>
      <w:bookmarkEnd w:id="136"/>
      <w:r>
        <w:t>Carpenter, Cameron. 2024. “Accurately Identifying Functional Flow Metrics in Flashy and Highly Altered Stream Systems.” Master’s thesis, University of California, Davis.</w:t>
      </w:r>
    </w:p>
    <w:p w14:paraId="7FF07ACD" w14:textId="77777777" w:rsidR="00181EB1" w:rsidRDefault="007C34DB">
      <w:pPr>
        <w:pStyle w:val="Bibliography"/>
      </w:pPr>
      <w:bookmarkStart w:id="138" w:name="ref-CarterSheafferAlfalfa1983"/>
      <w:bookmarkEnd w:id="137"/>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21">
        <w:r w:rsidR="00181EB1">
          <w:rPr>
            <w:rStyle w:val="Hyperlink"/>
          </w:rPr>
          <w:t>https://doi.org/10.2135/cropsci1983.0011183X002300040016x</w:t>
        </w:r>
      </w:hyperlink>
      <w:r>
        <w:t>.</w:t>
      </w:r>
    </w:p>
    <w:p w14:paraId="47A3FD1D" w14:textId="77777777" w:rsidR="00181EB1" w:rsidRDefault="007C34DB">
      <w:pPr>
        <w:pStyle w:val="Bibliography"/>
      </w:pPr>
      <w:bookmarkStart w:id="139" w:name="ref-CohonMarksMultiobjective1973"/>
      <w:bookmarkEnd w:id="138"/>
      <w:r>
        <w:t>Cohon, Jared L., and David H. Marks. 1973. “</w:t>
      </w:r>
      <w:proofErr w:type="spellStart"/>
      <w:r>
        <w:t>Multiobjective</w:t>
      </w:r>
      <w:proofErr w:type="spellEnd"/>
      <w:r>
        <w:t xml:space="preserve"> Screening Models and Water Resource Investment.” </w:t>
      </w:r>
      <w:r>
        <w:rPr>
          <w:i/>
          <w:iCs/>
        </w:rPr>
        <w:t>Water Resources Research</w:t>
      </w:r>
      <w:r>
        <w:t xml:space="preserve"> 9 (4): 826–36. </w:t>
      </w:r>
      <w:hyperlink r:id="rId22">
        <w:r w:rsidR="00181EB1">
          <w:rPr>
            <w:rStyle w:val="Hyperlink"/>
          </w:rPr>
          <w:t>https://doi.org/10.1029/WR009i004p00826</w:t>
        </w:r>
      </w:hyperlink>
      <w:r>
        <w:t>.</w:t>
      </w:r>
    </w:p>
    <w:p w14:paraId="79321813" w14:textId="77777777" w:rsidR="00181EB1" w:rsidRDefault="007C34DB">
      <w:pPr>
        <w:pStyle w:val="Bibliography"/>
      </w:pPr>
      <w:bookmarkStart w:id="140" w:name="ref-CohonMarksReview1975"/>
      <w:bookmarkEnd w:id="139"/>
      <w:r>
        <w:t xml:space="preserve">———. 1975. “A Review and Evaluation of </w:t>
      </w:r>
      <w:proofErr w:type="spellStart"/>
      <w:r>
        <w:t>Multiobjective</w:t>
      </w:r>
      <w:proofErr w:type="spellEnd"/>
      <w:r>
        <w:t xml:space="preserve"> Programing Techniques.” </w:t>
      </w:r>
      <w:r>
        <w:rPr>
          <w:i/>
          <w:iCs/>
        </w:rPr>
        <w:t>Water Resources Research</w:t>
      </w:r>
      <w:r>
        <w:t xml:space="preserve"> 11 (2): 208–20. </w:t>
      </w:r>
      <w:hyperlink r:id="rId23">
        <w:r w:rsidR="00181EB1">
          <w:rPr>
            <w:rStyle w:val="Hyperlink"/>
          </w:rPr>
          <w:t>https://doi.org/10.1029/WR011i002p00208</w:t>
        </w:r>
      </w:hyperlink>
      <w:r>
        <w:t>.</w:t>
      </w:r>
    </w:p>
    <w:p w14:paraId="11D2893E" w14:textId="77777777" w:rsidR="00181EB1" w:rsidRDefault="007C34DB">
      <w:pPr>
        <w:pStyle w:val="Bibliography"/>
      </w:pPr>
      <w:bookmarkStart w:id="141" w:name="ref-MaassEtAl11962"/>
      <w:bookmarkEnd w:id="140"/>
      <w:r>
        <w:rPr>
          <w:i/>
          <w:iCs/>
        </w:rPr>
        <w:t>Design of Water-Resource Systems: New Techniques for Relating Economic Objectives, Engineering Analysis, and Governmental Planning</w:t>
      </w:r>
      <w:r>
        <w:t xml:space="preserve">. 1962. Harvard University Press. </w:t>
      </w:r>
      <w:hyperlink r:id="rId24">
        <w:r w:rsidR="00181EB1">
          <w:rPr>
            <w:rStyle w:val="Hyperlink"/>
          </w:rPr>
          <w:t>https://doi.org/10.4159/harvard.9780674421042.intro</w:t>
        </w:r>
      </w:hyperlink>
      <w:r>
        <w:t>.</w:t>
      </w:r>
    </w:p>
    <w:p w14:paraId="54E7B835" w14:textId="77777777" w:rsidR="00181EB1" w:rsidRDefault="007C34DB">
      <w:pPr>
        <w:pStyle w:val="Bibliography"/>
      </w:pPr>
      <w:bookmarkStart w:id="142" w:name="ref-DiBaldassarreEtAlSociohydrology2019"/>
      <w:bookmarkEnd w:id="141"/>
      <w:r>
        <w:t>Di Baldassarre, Giuliano, Murugesu Sivapalan, Maria Rusca, Christophe Cudennec, Margaret Garcia, Heidi Kreibich, Megan Konar, et al. 2019. “</w:t>
      </w:r>
      <w:proofErr w:type="spellStart"/>
      <w:r>
        <w:t>Sociohydrology</w:t>
      </w:r>
      <w:proofErr w:type="spellEnd"/>
      <w:r>
        <w:t xml:space="preserve">: Scientific Challenges in Addressing the Sustainable Development Goals.” </w:t>
      </w:r>
      <w:r>
        <w:rPr>
          <w:i/>
          <w:iCs/>
        </w:rPr>
        <w:t>Water Resources Research</w:t>
      </w:r>
      <w:r>
        <w:t xml:space="preserve"> 55 (8): 6327–55. </w:t>
      </w:r>
      <w:hyperlink r:id="rId25">
        <w:r w:rsidR="00181EB1">
          <w:rPr>
            <w:rStyle w:val="Hyperlink"/>
          </w:rPr>
          <w:t>https://doi.org/10.1029/2018WR023901</w:t>
        </w:r>
      </w:hyperlink>
      <w:r>
        <w:t>.</w:t>
      </w:r>
    </w:p>
    <w:p w14:paraId="5892BB4B" w14:textId="77777777" w:rsidR="00181EB1" w:rsidRDefault="007C34DB">
      <w:pPr>
        <w:pStyle w:val="Bibliography"/>
      </w:pPr>
      <w:bookmarkStart w:id="143" w:name="ref-FogliaEtAlScott2013"/>
      <w:bookmarkEnd w:id="142"/>
      <w:r>
        <w:t>Foglia, Laura, Alison McNally, Courtney Hall, Lauren Ledesma, Ryan Hines, and Thomas Harter. 2013. “Scott Valley Integrated Hydrologic Model: Data Collection, Analysis, and Water Budget.” Davis, CA: North Coast Regional Water Quality Control Board.</w:t>
      </w:r>
    </w:p>
    <w:p w14:paraId="1028179F" w14:textId="77777777" w:rsidR="00181EB1" w:rsidRDefault="007C34DB">
      <w:pPr>
        <w:pStyle w:val="Bibliography"/>
      </w:pPr>
      <w:bookmarkStart w:id="144" w:name="Xff198d1a9510a26c6b6a97c9924d7fdc8be1418"/>
      <w:bookmarkEnd w:id="143"/>
      <w:r>
        <w:t xml:space="preserve">Fox Canyon Groundwater Management Agency. 2019. “Groundwater Sustainability Plan for the Oxnard Subbasin.” Ventura, CA: Fox Canyon Groundwater </w:t>
      </w:r>
      <w:proofErr w:type="spellStart"/>
      <w:r>
        <w:t>Manegement</w:t>
      </w:r>
      <w:proofErr w:type="spellEnd"/>
      <w:r>
        <w:t xml:space="preserve"> Agency.</w:t>
      </w:r>
    </w:p>
    <w:p w14:paraId="6D1EED66" w14:textId="77777777" w:rsidR="00181EB1" w:rsidRDefault="007C34DB">
      <w:pPr>
        <w:pStyle w:val="Bibliography"/>
      </w:pPr>
      <w:bookmarkStart w:id="145" w:name="ref-FreemanWICKED2000"/>
      <w:bookmarkEnd w:id="144"/>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6">
        <w:r w:rsidR="00181EB1">
          <w:rPr>
            <w:rStyle w:val="Hyperlink"/>
          </w:rPr>
          <w:t>https://doi.org/10.1111/j.1752-1688.2000.tb04280.x</w:t>
        </w:r>
      </w:hyperlink>
      <w:r>
        <w:t>.</w:t>
      </w:r>
    </w:p>
    <w:p w14:paraId="56865C90" w14:textId="77777777" w:rsidR="00181EB1" w:rsidRDefault="007C34DB">
      <w:pPr>
        <w:pStyle w:val="Bibliography"/>
      </w:pPr>
      <w:bookmarkStart w:id="146" w:name="ref-GorelickReview1983"/>
      <w:bookmarkEnd w:id="145"/>
      <w:r>
        <w:t xml:space="preserve">Gorelick, Steven M. 1983. “A Review of Distributed Parameter Groundwater Management Modeling Methods.” </w:t>
      </w:r>
      <w:r>
        <w:rPr>
          <w:i/>
          <w:iCs/>
        </w:rPr>
        <w:t>Water Resources Research</w:t>
      </w:r>
      <w:r>
        <w:t xml:space="preserve"> 19 (2): 305–19. </w:t>
      </w:r>
      <w:hyperlink r:id="rId27">
        <w:r w:rsidR="00181EB1">
          <w:rPr>
            <w:rStyle w:val="Hyperlink"/>
          </w:rPr>
          <w:t>https://doi.org/10.1029/WR019i002p00305</w:t>
        </w:r>
      </w:hyperlink>
      <w:r>
        <w:t>.</w:t>
      </w:r>
    </w:p>
    <w:p w14:paraId="7B99D98C" w14:textId="77777777" w:rsidR="00181EB1" w:rsidRDefault="007C34DB">
      <w:pPr>
        <w:pStyle w:val="Bibliography"/>
      </w:pPr>
      <w:bookmarkStart w:id="147" w:name="ref-HarterHinesSCOTT2008"/>
      <w:bookmarkEnd w:id="146"/>
      <w:r>
        <w:t>Harter, Thomas, and Ryan Hines. 2008. “SCOTT VALLEY COMMUNITY GROUNDWATER STUDY PLAN.” University of California, Davis.</w:t>
      </w:r>
    </w:p>
    <w:p w14:paraId="583BDCE0" w14:textId="77777777" w:rsidR="00181EB1" w:rsidRDefault="007C34DB">
      <w:pPr>
        <w:pStyle w:val="Bibliography"/>
      </w:pPr>
      <w:bookmarkStart w:id="148" w:name="ref-JagerRoseDesigning2003"/>
      <w:bookmarkEnd w:id="147"/>
      <w:r>
        <w:t xml:space="preserve">Jager, Henriette I., and Kenneth A. Rose. 2003. “Designing Optimal Flow Patterns for Fall Chinook Salmon in a Central Valley, California, River.” </w:t>
      </w:r>
      <w:r>
        <w:rPr>
          <w:i/>
          <w:iCs/>
        </w:rPr>
        <w:t xml:space="preserve">North American Journal of Fisheries </w:t>
      </w:r>
      <w:r>
        <w:rPr>
          <w:i/>
          <w:iCs/>
        </w:rPr>
        <w:lastRenderedPageBreak/>
        <w:t>Management</w:t>
      </w:r>
      <w:r>
        <w:t xml:space="preserve"> 23 (1): 1–21. </w:t>
      </w:r>
      <w:hyperlink r:id="rId28">
        <w:r w:rsidR="00181EB1">
          <w:rPr>
            <w:rStyle w:val="Hyperlink"/>
          </w:rPr>
          <w:t>https://doi.org/10.1577/1548-8675(2003)023&lt;0001:DOFPFF&gt;2.0.CO;2</w:t>
        </w:r>
      </w:hyperlink>
      <w:r>
        <w:t>.</w:t>
      </w:r>
    </w:p>
    <w:p w14:paraId="0B955186" w14:textId="77777777" w:rsidR="00181EB1" w:rsidRDefault="007C34DB">
      <w:pPr>
        <w:pStyle w:val="Bibliography"/>
      </w:pPr>
      <w:bookmarkStart w:id="149" w:name="ref-KapelanEtAlMultiobjective2005"/>
      <w:bookmarkEnd w:id="148"/>
      <w:r>
        <w:t>Kapelan, Zoran S., Dragan A. Savic, and Godfrey A. Walters. 2005. “</w:t>
      </w:r>
      <w:proofErr w:type="spellStart"/>
      <w:r>
        <w:t>Multiobjective</w:t>
      </w:r>
      <w:proofErr w:type="spellEnd"/>
      <w:r>
        <w:t xml:space="preserve"> Design of Water Distribution Systems Under Uncertainty.” </w:t>
      </w:r>
      <w:r>
        <w:rPr>
          <w:i/>
          <w:iCs/>
        </w:rPr>
        <w:t>Water Resources Research</w:t>
      </w:r>
      <w:r>
        <w:t xml:space="preserve"> 41 (11): 2004WR003787. </w:t>
      </w:r>
      <w:hyperlink r:id="rId29">
        <w:r w:rsidR="00181EB1">
          <w:rPr>
            <w:rStyle w:val="Hyperlink"/>
          </w:rPr>
          <w:t>https://doi.org/10.1029/2004WR003787</w:t>
        </w:r>
      </w:hyperlink>
      <w:r>
        <w:t>.</w:t>
      </w:r>
    </w:p>
    <w:p w14:paraId="7A65347A" w14:textId="77777777" w:rsidR="00181EB1" w:rsidRDefault="007C34DB">
      <w:pPr>
        <w:pStyle w:val="Bibliography"/>
      </w:pPr>
      <w:bookmarkStart w:id="150" w:name="ref-KnechtleGiudice20192020"/>
      <w:bookmarkEnd w:id="149"/>
      <w:proofErr w:type="spellStart"/>
      <w:r>
        <w:t>Knechtle</w:t>
      </w:r>
      <w:proofErr w:type="spellEnd"/>
      <w:r>
        <w:t>, Morgan, and Domenic Giudice. 2020. “2019 SCOTT RIVER SALMON STUDIES FINAL REPORT.” California Department of Fish and Wildlife.</w:t>
      </w:r>
    </w:p>
    <w:p w14:paraId="179B325F" w14:textId="77777777" w:rsidR="00181EB1" w:rsidRDefault="007C34DB">
      <w:pPr>
        <w:pStyle w:val="Bibliography"/>
      </w:pPr>
      <w:bookmarkStart w:id="151" w:name="ref-KoubaEtAlWatershedSpecific2025"/>
      <w:bookmarkEnd w:id="150"/>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30">
        <w:r w:rsidR="00181EB1">
          <w:rPr>
            <w:rStyle w:val="Hyperlink"/>
          </w:rPr>
          <w:t>https://doi.org/10.1002/eco.70098</w:t>
        </w:r>
      </w:hyperlink>
      <w:r>
        <w:t>.</w:t>
      </w:r>
    </w:p>
    <w:p w14:paraId="37E81857" w14:textId="77777777" w:rsidR="00181EB1" w:rsidRDefault="007C34DB">
      <w:pPr>
        <w:pStyle w:val="Bibliography"/>
      </w:pPr>
      <w:bookmarkStart w:id="152" w:name="ref-LabadieOptimal2004"/>
      <w:bookmarkEnd w:id="151"/>
      <w:r>
        <w:t xml:space="preserve">Labadie, John W. 2004. “Optimal Operation of </w:t>
      </w:r>
      <w:proofErr w:type="spellStart"/>
      <w:r>
        <w:t>Multireservoir</w:t>
      </w:r>
      <w:proofErr w:type="spellEnd"/>
      <w:r>
        <w:t xml:space="preserve"> Systems: State-of-the-Art Review.” </w:t>
      </w:r>
      <w:r>
        <w:rPr>
          <w:i/>
          <w:iCs/>
        </w:rPr>
        <w:t>Journal of Water Resources Planning and Management</w:t>
      </w:r>
      <w:r>
        <w:t xml:space="preserve"> 130 (2): 93–111. </w:t>
      </w:r>
      <w:hyperlink r:id="rId31">
        <w:r w:rsidR="00181EB1">
          <w:rPr>
            <w:rStyle w:val="Hyperlink"/>
          </w:rPr>
          <w:t>https://doi.org/10.1061/(ASCE)0733-9496(2004)130:2(93)</w:t>
        </w:r>
      </w:hyperlink>
      <w:r>
        <w:t>.</w:t>
      </w:r>
    </w:p>
    <w:p w14:paraId="5DFA936D" w14:textId="77777777" w:rsidR="00181EB1" w:rsidRDefault="007C34DB">
      <w:pPr>
        <w:pStyle w:val="Bibliography"/>
      </w:pPr>
      <w:bookmarkStart w:id="153" w:name="ref-MackGeology1958"/>
      <w:bookmarkEnd w:id="152"/>
      <w:r>
        <w:t xml:space="preserve">Mack, Seymour. 1958. “Geology and Ground-Water Features of Scott Valley, Siskiyou County, California.” Geological {{Survey Water-Supply Paper}} 1462. United States Geological Survey. </w:t>
      </w:r>
      <w:hyperlink r:id="rId32">
        <w:r w:rsidR="00181EB1">
          <w:rPr>
            <w:rStyle w:val="Hyperlink"/>
          </w:rPr>
          <w:t>https://doi.org/10.3133/wsp1462</w:t>
        </w:r>
      </w:hyperlink>
      <w:r>
        <w:t>.</w:t>
      </w:r>
    </w:p>
    <w:p w14:paraId="70F6A3EC" w14:textId="77777777" w:rsidR="00181EB1" w:rsidRDefault="007C34DB">
      <w:pPr>
        <w:pStyle w:val="Bibliography"/>
      </w:pPr>
      <w:bookmarkStart w:id="154" w:name="ref-MagranetScott2015a"/>
      <w:bookmarkEnd w:id="153"/>
      <w:proofErr w:type="spellStart"/>
      <w:r>
        <w:t>Magranet</w:t>
      </w:r>
      <w:proofErr w:type="spellEnd"/>
      <w:r>
        <w:t>, Lindsay. 2015. “Scott River Fall Chinook Spawning Ground Surveys.” Etna, CA: Siskiyou Resource Conservation District.</w:t>
      </w:r>
    </w:p>
    <w:p w14:paraId="40FB8115" w14:textId="77777777" w:rsidR="00181EB1" w:rsidRDefault="007C34DB">
      <w:pPr>
        <w:pStyle w:val="Bibliography"/>
      </w:pPr>
      <w:bookmarkStart w:id="155" w:name="ref-MagranetScott2017"/>
      <w:bookmarkEnd w:id="154"/>
      <w:r>
        <w:t>———. 2017. “Scott River Fall Chinook Spawning Ground Surveys.” Etna, CA: Siskiyou Resource Conservation District.</w:t>
      </w:r>
    </w:p>
    <w:p w14:paraId="0B93CF49" w14:textId="77777777" w:rsidR="00181EB1" w:rsidRDefault="007C34DB">
      <w:pPr>
        <w:pStyle w:val="Bibliography"/>
      </w:pPr>
      <w:bookmarkStart w:id="156" w:name="ref-MagranetScott2018"/>
      <w:bookmarkEnd w:id="155"/>
      <w:r>
        <w:t>———. 2018. “Scott River Fall Chinook Spawning Ground Surveys 2017 Season.” Etna, CA: Siskiyou Resource Conservation District.</w:t>
      </w:r>
    </w:p>
    <w:p w14:paraId="4083D007" w14:textId="77777777" w:rsidR="00181EB1" w:rsidRDefault="007C34DB">
      <w:pPr>
        <w:pStyle w:val="Bibliography"/>
      </w:pPr>
      <w:bookmarkStart w:id="157" w:name="ref-MagranetYokelScott2017"/>
      <w:bookmarkEnd w:id="156"/>
      <w:proofErr w:type="spellStart"/>
      <w:r>
        <w:t>Magranet</w:t>
      </w:r>
      <w:proofErr w:type="spellEnd"/>
      <w:r>
        <w:t>, Lindsay, and Erich Yokel. 2017. “Scott River Adult Coho Spawning Ground Surveys 2016-2017 Season.” Etna, CA: Siskiyou Resource Conservation District.</w:t>
      </w:r>
    </w:p>
    <w:p w14:paraId="1BD07257" w14:textId="77777777" w:rsidR="00181EB1" w:rsidRDefault="007C34DB">
      <w:pPr>
        <w:pStyle w:val="Bibliography"/>
      </w:pPr>
      <w:bookmarkStart w:id="158" w:name="ref-MahoneyRoodStreamflow1998"/>
      <w:bookmarkEnd w:id="157"/>
      <w:r>
        <w:t xml:space="preserve">Mahoney, John M., and Stewart B. Rood. 1998. “Streamflow Requirements for Cottonwood Seedling Recruitment—An Integrative Model.” </w:t>
      </w:r>
      <w:r>
        <w:rPr>
          <w:i/>
          <w:iCs/>
        </w:rPr>
        <w:t>Wetlands</w:t>
      </w:r>
      <w:r>
        <w:t xml:space="preserve"> 18 (4): 634–45. </w:t>
      </w:r>
      <w:hyperlink r:id="rId33">
        <w:r w:rsidR="00181EB1">
          <w:rPr>
            <w:rStyle w:val="Hyperlink"/>
          </w:rPr>
          <w:t>https://doi.org/10.1007/BF03161678</w:t>
        </w:r>
      </w:hyperlink>
      <w:r>
        <w:t>.</w:t>
      </w:r>
    </w:p>
    <w:p w14:paraId="26BF2642" w14:textId="77777777" w:rsidR="00181EB1" w:rsidRDefault="007C34DB">
      <w:pPr>
        <w:pStyle w:val="Bibliography"/>
      </w:pPr>
      <w:bookmarkStart w:id="159" w:name="ref-McMahonHabitat1983"/>
      <w:bookmarkEnd w:id="158"/>
      <w:r>
        <w:t>McMahon, Thomas E. 1983. “Habitat Suitability Index Models: Coho Salmon.” FWS/OBS-82/10.49. U.S. Fish and Wildlife Service.</w:t>
      </w:r>
    </w:p>
    <w:p w14:paraId="0E2B83BA" w14:textId="77777777" w:rsidR="00181EB1" w:rsidRDefault="007C34DB">
      <w:pPr>
        <w:pStyle w:val="Bibliography"/>
      </w:pPr>
      <w:bookmarkStart w:id="160" w:name="ref-MillsDoakKeystoneSpecies1993"/>
      <w:bookmarkEnd w:id="159"/>
      <w:r>
        <w:t xml:space="preserve">Mills, L. Scott, and Daniel F. Doak. 1993. “The Keystone-Species Concept in Ecology and Conservation.” </w:t>
      </w:r>
      <w:proofErr w:type="spellStart"/>
      <w:r>
        <w:rPr>
          <w:i/>
          <w:iCs/>
        </w:rPr>
        <w:t>BioScience</w:t>
      </w:r>
      <w:proofErr w:type="spellEnd"/>
      <w:r>
        <w:t xml:space="preserve"> 43 (4): 219–24. </w:t>
      </w:r>
      <w:hyperlink r:id="rId34">
        <w:r w:rsidR="00181EB1">
          <w:rPr>
            <w:rStyle w:val="Hyperlink"/>
          </w:rPr>
          <w:t>https://doi.org/10.2307/1312122</w:t>
        </w:r>
      </w:hyperlink>
      <w:r>
        <w:t>.</w:t>
      </w:r>
    </w:p>
    <w:p w14:paraId="36693091" w14:textId="77777777" w:rsidR="00181EB1" w:rsidRDefault="007C34DB">
      <w:pPr>
        <w:pStyle w:val="Bibliography"/>
      </w:pPr>
      <w:bookmarkStart w:id="161" w:name="ref-MonarchiEtAlInteractive1973"/>
      <w:bookmarkEnd w:id="160"/>
      <w:proofErr w:type="spellStart"/>
      <w:r>
        <w:t>Monarchi</w:t>
      </w:r>
      <w:proofErr w:type="spellEnd"/>
      <w:r>
        <w:t xml:space="preserve">, David E., Chester C. Kisiel, and Lucien Duckstein. 1973. “Interactive </w:t>
      </w:r>
      <w:proofErr w:type="spellStart"/>
      <w:r>
        <w:t>Multiobjective</w:t>
      </w:r>
      <w:proofErr w:type="spellEnd"/>
      <w:r>
        <w:t xml:space="preserve"> Programing in Water Resources: A Case Study.” </w:t>
      </w:r>
      <w:r>
        <w:rPr>
          <w:i/>
          <w:iCs/>
        </w:rPr>
        <w:t>Water Resources Research</w:t>
      </w:r>
      <w:r>
        <w:t xml:space="preserve"> 9 (4): 837–50. </w:t>
      </w:r>
      <w:hyperlink r:id="rId35">
        <w:r w:rsidR="00181EB1">
          <w:rPr>
            <w:rStyle w:val="Hyperlink"/>
          </w:rPr>
          <w:t>https://doi.org/10.1029/WR009i004p00837</w:t>
        </w:r>
      </w:hyperlink>
      <w:r>
        <w:t>.</w:t>
      </w:r>
    </w:p>
    <w:p w14:paraId="7C78F4C7" w14:textId="77777777" w:rsidR="00181EB1" w:rsidRDefault="007C34DB">
      <w:pPr>
        <w:pStyle w:val="Bibliography"/>
      </w:pPr>
      <w:bookmarkStart w:id="162" w:name="ref-MoyleCoho2002"/>
      <w:bookmarkEnd w:id="161"/>
      <w:r>
        <w:lastRenderedPageBreak/>
        <w:t xml:space="preserve">Moyle, Peter B. 2002. “Coho Salmon, Oncorhynchus Kisutch (Walbaum).” In </w:t>
      </w:r>
      <w:r>
        <w:rPr>
          <w:i/>
          <w:iCs/>
        </w:rPr>
        <w:t>Inland Fishes of California</w:t>
      </w:r>
      <w:r>
        <w:t>, 245–51. University of California Press.</w:t>
      </w:r>
    </w:p>
    <w:p w14:paraId="475368C9" w14:textId="77777777" w:rsidR="00181EB1" w:rsidRDefault="007C34DB">
      <w:pPr>
        <w:pStyle w:val="Bibliography"/>
      </w:pPr>
      <w:bookmarkStart w:id="163" w:name="ref-NordgrenEtAlSupporting2016"/>
      <w:bookmarkEnd w:id="162"/>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36">
        <w:r w:rsidR="00181EB1">
          <w:rPr>
            <w:rStyle w:val="Hyperlink"/>
          </w:rPr>
          <w:t>https://doi.org/10.1016/j.envsci.2016.05.006</w:t>
        </w:r>
      </w:hyperlink>
      <w:r>
        <w:t>.</w:t>
      </w:r>
    </w:p>
    <w:p w14:paraId="65E7AF79" w14:textId="77777777" w:rsidR="00181EB1" w:rsidRDefault="007C34DB">
      <w:pPr>
        <w:pStyle w:val="Bibliography"/>
      </w:pPr>
      <w:bookmarkStart w:id="164" w:name="ref-ParetoCours1896"/>
      <w:bookmarkEnd w:id="163"/>
      <w:r>
        <w:t xml:space="preserve">Pareto, Vilfredo. 1896. </w:t>
      </w:r>
      <w:r>
        <w:rPr>
          <w:i/>
          <w:iCs/>
        </w:rPr>
        <w:t xml:space="preserve">Cours </w:t>
      </w:r>
      <w:proofErr w:type="spellStart"/>
      <w:r>
        <w:rPr>
          <w:i/>
          <w:iCs/>
        </w:rPr>
        <w:t>D’Economie</w:t>
      </w:r>
      <w:proofErr w:type="spellEnd"/>
      <w:r>
        <w:rPr>
          <w:i/>
          <w:iCs/>
        </w:rPr>
        <w:t xml:space="preserve"> Politique</w:t>
      </w:r>
      <w:r>
        <w:t>. Lausanne.</w:t>
      </w:r>
    </w:p>
    <w:p w14:paraId="0443A79A" w14:textId="77777777" w:rsidR="00181EB1" w:rsidRDefault="007C34DB">
      <w:pPr>
        <w:pStyle w:val="Bibliography"/>
      </w:pPr>
      <w:bookmarkStart w:id="165" w:name="ref-PattersonEtAlHydrologic2020"/>
      <w:bookmarkEnd w:id="164"/>
      <w:r>
        <w:t xml:space="preserve">Patterson, Noelle K., Belize A. Lane, Samuel Sandoval-Solis, Gregory B. Pasternack, Sarah M. Yarnell, and </w:t>
      </w:r>
      <w:proofErr w:type="spellStart"/>
      <w:r>
        <w:t>Yexuan</w:t>
      </w:r>
      <w:proofErr w:type="spellEnd"/>
      <w:r>
        <w:t xml:space="preserve"> Qiu. 2020. “A Hydrologic Feature Detection Algorithm to Quantify Seasonal Components of Flow Regimes.” </w:t>
      </w:r>
      <w:r>
        <w:rPr>
          <w:i/>
          <w:iCs/>
        </w:rPr>
        <w:t>Journal of Hydrology</w:t>
      </w:r>
      <w:r>
        <w:t xml:space="preserve"> 585 (June): 124787. </w:t>
      </w:r>
      <w:hyperlink r:id="rId37">
        <w:r w:rsidR="00181EB1">
          <w:rPr>
            <w:rStyle w:val="Hyperlink"/>
          </w:rPr>
          <w:t>https://doi.org/10.1016/j.jhydrol.2020.124787</w:t>
        </w:r>
      </w:hyperlink>
      <w:r>
        <w:t>.</w:t>
      </w:r>
    </w:p>
    <w:p w14:paraId="32816EFA" w14:textId="77777777" w:rsidR="00181EB1" w:rsidRDefault="007C34DB">
      <w:pPr>
        <w:pStyle w:val="Bibliography"/>
      </w:pPr>
      <w:bookmarkStart w:id="166" w:name="ref-PoffEtAlNatural1997"/>
      <w:bookmarkEnd w:id="165"/>
      <w:r>
        <w:t xml:space="preserve">Poff, N. LeRoy, J. David Allan, Mark B. Bain, James R. Karr, Karen L. Prestegaard, Brian D. Richter, Richard E. Sparks, and Julie C. Stromberg. 1997. “The Natural Flow Regime.” </w:t>
      </w:r>
      <w:proofErr w:type="spellStart"/>
      <w:r>
        <w:rPr>
          <w:i/>
          <w:iCs/>
        </w:rPr>
        <w:t>BioScience</w:t>
      </w:r>
      <w:proofErr w:type="spellEnd"/>
      <w:r>
        <w:t xml:space="preserve"> 47 (11): 769–84. </w:t>
      </w:r>
      <w:hyperlink r:id="rId38">
        <w:r w:rsidR="00181EB1">
          <w:rPr>
            <w:rStyle w:val="Hyperlink"/>
          </w:rPr>
          <w:t>https://doi.org/10.2307/1313099</w:t>
        </w:r>
      </w:hyperlink>
      <w:r>
        <w:t>.</w:t>
      </w:r>
    </w:p>
    <w:p w14:paraId="2A8B30DB" w14:textId="77777777" w:rsidR="00181EB1" w:rsidRDefault="007C34DB">
      <w:pPr>
        <w:pStyle w:val="Bibliography"/>
      </w:pPr>
      <w:bookmarkStart w:id="167" w:name="ref-ReussCoping1992"/>
      <w:bookmarkEnd w:id="166"/>
      <w:r>
        <w:t xml:space="preserve">Reuss, Martin. 1992. “Coping </w:t>
      </w:r>
      <w:proofErr w:type="gramStart"/>
      <w:r>
        <w:t>With</w:t>
      </w:r>
      <w:proofErr w:type="gramEnd"/>
      <w:r>
        <w:t xml:space="preserve"> Uncertainty: Social Scientists, Engineers, and Federal Water Resources Planning.” </w:t>
      </w:r>
      <w:r>
        <w:rPr>
          <w:i/>
          <w:iCs/>
        </w:rPr>
        <w:t>Natural Resources Journal</w:t>
      </w:r>
      <w:r>
        <w:t xml:space="preserve"> 32 (1): 101–36.</w:t>
      </w:r>
    </w:p>
    <w:p w14:paraId="38DE18B3" w14:textId="77777777" w:rsidR="00181EB1" w:rsidRDefault="007C34DB">
      <w:pPr>
        <w:pStyle w:val="Bibliography"/>
      </w:pPr>
      <w:bookmarkStart w:id="168" w:name="ref-RichterEtAlMethod1996"/>
      <w:bookmarkEnd w:id="167"/>
      <w:r>
        <w:t xml:space="preserve">Richter, Brian D., Jeffrey V. Baumgartner, Jennifer Powell, and David P. Braun. 1996. “A Method for Assessing Hydrologic Alteration Within Ecosystems.” </w:t>
      </w:r>
      <w:r>
        <w:rPr>
          <w:i/>
          <w:iCs/>
        </w:rPr>
        <w:t>Conservation Biology</w:t>
      </w:r>
      <w:r>
        <w:t xml:space="preserve"> 10 (4): 1163–74. </w:t>
      </w:r>
      <w:hyperlink r:id="rId39">
        <w:r w:rsidR="00181EB1">
          <w:rPr>
            <w:rStyle w:val="Hyperlink"/>
          </w:rPr>
          <w:t>https://doi.org/10.1046/j.1523-1739.1996.10041163.x</w:t>
        </w:r>
      </w:hyperlink>
      <w:r>
        <w:t>.</w:t>
      </w:r>
    </w:p>
    <w:p w14:paraId="3B666E62" w14:textId="77777777" w:rsidR="00181EB1" w:rsidRDefault="007C34DB">
      <w:pPr>
        <w:pStyle w:val="Bibliography"/>
      </w:pPr>
      <w:bookmarkStart w:id="169" w:name="ref-RodellEtAlEmerging2018"/>
      <w:bookmarkEnd w:id="168"/>
      <w:r>
        <w:t xml:space="preserve">Rodell, M., J. S. Famiglietti, D. N. Wiese, J. T. Reager, H. K. </w:t>
      </w:r>
      <w:proofErr w:type="spellStart"/>
      <w:r>
        <w:t>Beaudoing</w:t>
      </w:r>
      <w:proofErr w:type="spellEnd"/>
      <w:r>
        <w:t xml:space="preserve">, F. W. Landerer, and M.-H. Lo. 2018. “Emerging Trends in Global Freshwater Availability.” </w:t>
      </w:r>
      <w:r>
        <w:rPr>
          <w:i/>
          <w:iCs/>
        </w:rPr>
        <w:t>Nature</w:t>
      </w:r>
      <w:r>
        <w:t xml:space="preserve"> 557 (7707): 651–59. </w:t>
      </w:r>
      <w:hyperlink r:id="rId40">
        <w:r w:rsidR="00181EB1">
          <w:rPr>
            <w:rStyle w:val="Hyperlink"/>
          </w:rPr>
          <w:t>https://doi.org/10.1038/s41586-018-0123-1</w:t>
        </w:r>
      </w:hyperlink>
      <w:r>
        <w:t>.</w:t>
      </w:r>
    </w:p>
    <w:p w14:paraId="63A579E5" w14:textId="77777777" w:rsidR="00181EB1" w:rsidRDefault="007C34DB">
      <w:pPr>
        <w:pStyle w:val="Bibliography"/>
      </w:pPr>
      <w:bookmarkStart w:id="170" w:name="ref-RogersFieringUse1986"/>
      <w:bookmarkEnd w:id="169"/>
      <w:r>
        <w:t xml:space="preserve">Rogers, Peter P., and Myron B </w:t>
      </w:r>
      <w:proofErr w:type="spellStart"/>
      <w:r>
        <w:t>Fiering</w:t>
      </w:r>
      <w:proofErr w:type="spellEnd"/>
      <w:r>
        <w:t xml:space="preserve">. 1986. “Use of Systems Analysis in Water Management.” </w:t>
      </w:r>
      <w:r>
        <w:rPr>
          <w:i/>
          <w:iCs/>
        </w:rPr>
        <w:t>Water Resources Research</w:t>
      </w:r>
      <w:r>
        <w:t xml:space="preserve"> 22 (9S). </w:t>
      </w:r>
      <w:hyperlink r:id="rId41">
        <w:r w:rsidR="00181EB1">
          <w:rPr>
            <w:rStyle w:val="Hyperlink"/>
          </w:rPr>
          <w:t>https://doi.org/10.1029/WR022i09Sp0146S</w:t>
        </w:r>
      </w:hyperlink>
      <w:r>
        <w:t>.</w:t>
      </w:r>
    </w:p>
    <w:p w14:paraId="5E422D4B" w14:textId="77777777" w:rsidR="00181EB1" w:rsidRDefault="007C34DB">
      <w:pPr>
        <w:pStyle w:val="Bibliography"/>
      </w:pPr>
      <w:bookmarkStart w:id="171" w:name="X35601437fc25b0fdd92b478f2f9ddeaed3398df"/>
      <w:bookmarkEnd w:id="170"/>
      <w:r>
        <w:t>Scott River Watershed Council. 2018. “Restoring Priority Coho Habitat in the Scott River Watershed Modeling and Planning Report.”</w:t>
      </w:r>
    </w:p>
    <w:p w14:paraId="2BD06DB0" w14:textId="77777777" w:rsidR="00181EB1" w:rsidRDefault="007C34DB">
      <w:pPr>
        <w:pStyle w:val="Bibliography"/>
      </w:pPr>
      <w:bookmarkStart w:id="172" w:name="X334218043bd9d5b07a848a610917fcfef0168db"/>
      <w:bookmarkEnd w:id="171"/>
      <w:r>
        <w:t>Scott Valley Area Plan Committee. 1980. “Scott Valley Area Plan.” Siskiyou County.</w:t>
      </w:r>
    </w:p>
    <w:p w14:paraId="760CD1CD" w14:textId="77777777" w:rsidR="00181EB1" w:rsidRDefault="007C34DB">
      <w:pPr>
        <w:pStyle w:val="Bibliography"/>
      </w:pPr>
      <w:bookmarkStart w:id="173" w:name="ref-SiskiyouCountyScott2021"/>
      <w:bookmarkEnd w:id="172"/>
      <w:r>
        <w:t>Siskiyou County. 2021. “Scott Valley Groundwater Sustainability Plan.”</w:t>
      </w:r>
    </w:p>
    <w:p w14:paraId="64D98FA5" w14:textId="77777777" w:rsidR="00181EB1" w:rsidRDefault="007C34DB">
      <w:pPr>
        <w:pStyle w:val="Bibliography"/>
      </w:pPr>
      <w:bookmarkStart w:id="174" w:name="X2560a5ce8c29a4d10823717cd7284f11df015d4"/>
      <w:bookmarkEnd w:id="173"/>
      <w:r>
        <w:t xml:space="preserve">State Water Resources Control Board. 2021. “Establishment of Minimum Instream Flow Requirements, </w:t>
      </w:r>
      <w:proofErr w:type="spellStart"/>
      <w:r>
        <w:t>Curtialment</w:t>
      </w:r>
      <w:proofErr w:type="spellEnd"/>
      <w:r>
        <w:t xml:space="preserve"> Authority, and Information Order in the Klamath Watershed.” {{NOTICE OF APPROVAL OF EMERGENCY REGULATORY ACTION}} OAL 2021-0820-05.</w:t>
      </w:r>
    </w:p>
    <w:p w14:paraId="0968959F" w14:textId="77777777" w:rsidR="00181EB1" w:rsidRDefault="007C34DB">
      <w:pPr>
        <w:pStyle w:val="Bibliography"/>
      </w:pPr>
      <w:bookmarkStart w:id="175" w:name="Xc65d78564b05799285cd4578f858a1851ca0d64"/>
      <w:bookmarkEnd w:id="174"/>
      <w:r>
        <w:t xml:space="preserve">———. 2024a. “Establishment of Minimum Instream Flow Requirements, </w:t>
      </w:r>
      <w:proofErr w:type="spellStart"/>
      <w:r>
        <w:t>Curtialment</w:t>
      </w:r>
      <w:proofErr w:type="spellEnd"/>
      <w:r>
        <w:t xml:space="preserve"> Authority, and Information Order in the Scott River and Shasta River Watersheds.” {{NOTICE OF APPROVAL OF EMERGENCY REGULATORY ACTION}} OAL 2024-0123-03.</w:t>
      </w:r>
    </w:p>
    <w:p w14:paraId="0C409EBA" w14:textId="77777777" w:rsidR="00181EB1" w:rsidRDefault="007C34DB">
      <w:pPr>
        <w:pStyle w:val="Bibliography"/>
      </w:pPr>
      <w:bookmarkStart w:id="176" w:name="Xa7b10fbb32571a990cee2341e679d296b855974"/>
      <w:bookmarkEnd w:id="175"/>
      <w:r>
        <w:lastRenderedPageBreak/>
        <w:t>———. 2024b. “RESOLUTION NO. 2024-0036: REGARDING FLOW EFFORTS IN THE SCOTT RIVER AND SHASTA RIVER WATERSHEDS.” 2024-0036.</w:t>
      </w:r>
    </w:p>
    <w:p w14:paraId="2615EE42" w14:textId="77777777" w:rsidR="00181EB1" w:rsidRDefault="007C34DB">
      <w:pPr>
        <w:pStyle w:val="Bibliography"/>
      </w:pPr>
      <w:bookmarkStart w:id="177" w:name="ref-SunEtAlNexus2018"/>
      <w:bookmarkEnd w:id="176"/>
      <w:r>
        <w:t xml:space="preserve">Sun, Zan, Yi Zheng, Xi Li, Yong Tian, Feng Han, Ye Zhong, Jie Liu, and </w:t>
      </w:r>
      <w:proofErr w:type="spellStart"/>
      <w:r>
        <w:t>Chunmiao</w:t>
      </w:r>
      <w:proofErr w:type="spellEnd"/>
      <w:r>
        <w:t xml:space="preserve"> Zheng. 2018. “The Nexus of Water, Ecosystems, and Agriculture in Endorheic River Basins: A System Analysis Based on Integrated Ecohydrological Modeling.” </w:t>
      </w:r>
      <w:r>
        <w:rPr>
          <w:i/>
          <w:iCs/>
        </w:rPr>
        <w:t>Water Resources Research</w:t>
      </w:r>
      <w:r>
        <w:t xml:space="preserve"> 54 (10): 7534–56. </w:t>
      </w:r>
      <w:hyperlink r:id="rId42">
        <w:r w:rsidR="00181EB1">
          <w:rPr>
            <w:rStyle w:val="Hyperlink"/>
          </w:rPr>
          <w:t>https://doi.org/10.1029/2018WR023364</w:t>
        </w:r>
      </w:hyperlink>
      <w:r>
        <w:t>.</w:t>
      </w:r>
    </w:p>
    <w:p w14:paraId="326225A8" w14:textId="77777777" w:rsidR="00181EB1" w:rsidRDefault="007C34DB">
      <w:pPr>
        <w:pStyle w:val="Bibliography"/>
      </w:pPr>
      <w:bookmarkStart w:id="178" w:name="ref-TharmeGlobal2003"/>
      <w:bookmarkEnd w:id="177"/>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43">
        <w:r w:rsidR="00181EB1">
          <w:rPr>
            <w:rStyle w:val="Hyperlink"/>
          </w:rPr>
          <w:t>https://doi.org/10.1002/rra.736</w:t>
        </w:r>
      </w:hyperlink>
      <w:r>
        <w:t>.</w:t>
      </w:r>
    </w:p>
    <w:p w14:paraId="7A4B6309" w14:textId="77777777" w:rsidR="00181EB1" w:rsidRDefault="007C34DB">
      <w:pPr>
        <w:pStyle w:val="Bibliography"/>
      </w:pPr>
      <w:bookmarkStart w:id="179" w:name="ref-TolleyEtAlSensitivity2019"/>
      <w:bookmarkEnd w:id="178"/>
      <w:r>
        <w:t xml:space="preserve">Tolley, D., L. Foglia, and T. Harter. 2019. “Sensitivity Analysis and Calibration of an Integrated Hydrologic Model in an Irrigated Agricultural Basin </w:t>
      </w:r>
      <w:proofErr w:type="gramStart"/>
      <w:r>
        <w:t>With</w:t>
      </w:r>
      <w:proofErr w:type="gramEnd"/>
      <w:r>
        <w:t xml:space="preserve"> a Groundwater-Dependent Ecosystem.” </w:t>
      </w:r>
      <w:r>
        <w:rPr>
          <w:i/>
          <w:iCs/>
        </w:rPr>
        <w:t>Water Resources Research</w:t>
      </w:r>
      <w:r>
        <w:t xml:space="preserve"> 55 (9): 7876–7901. </w:t>
      </w:r>
      <w:hyperlink r:id="rId44">
        <w:r w:rsidR="00181EB1">
          <w:rPr>
            <w:rStyle w:val="Hyperlink"/>
          </w:rPr>
          <w:t>https://doi.org/10.1029/2018WR024209</w:t>
        </w:r>
      </w:hyperlink>
      <w:r>
        <w:t>.</w:t>
      </w:r>
    </w:p>
    <w:p w14:paraId="39235BA3" w14:textId="77777777" w:rsidR="00181EB1" w:rsidRDefault="007C34DB">
      <w:pPr>
        <w:pStyle w:val="Bibliography"/>
      </w:pPr>
      <w:bookmarkStart w:id="180" w:name="ref-VanSteenbergenPromoting2006"/>
      <w:bookmarkEnd w:id="179"/>
      <w:r>
        <w:t xml:space="preserve">Van Steenbergen, Frank. 2006. “Promoting Local Management in Groundwater.” </w:t>
      </w:r>
      <w:r>
        <w:rPr>
          <w:i/>
          <w:iCs/>
        </w:rPr>
        <w:t>Hydrogeology Journal</w:t>
      </w:r>
      <w:r>
        <w:t xml:space="preserve"> 14 (3): 380–91. </w:t>
      </w:r>
      <w:hyperlink r:id="rId45">
        <w:r w:rsidR="00181EB1">
          <w:rPr>
            <w:rStyle w:val="Hyperlink"/>
          </w:rPr>
          <w:t>https://doi.org/10.1007/s10040-005-0015-y</w:t>
        </w:r>
      </w:hyperlink>
      <w:r>
        <w:t>.</w:t>
      </w:r>
    </w:p>
    <w:p w14:paraId="1C7F505D" w14:textId="77777777" w:rsidR="00181EB1" w:rsidRDefault="007C34DB">
      <w:pPr>
        <w:pStyle w:val="Bibliography"/>
      </w:pPr>
      <w:bookmarkStart w:id="181" w:name="ref-WilliamsEtAlLarge2020"/>
      <w:bookmarkEnd w:id="180"/>
      <w:r>
        <w:t xml:space="preserve">Williams, A. Park, Edward R. Cook, Jason E. Smerdon, Benjamin I. Cook, John T. </w:t>
      </w:r>
      <w:proofErr w:type="spellStart"/>
      <w:r>
        <w:t>Abatzoglou</w:t>
      </w:r>
      <w:proofErr w:type="spellEnd"/>
      <w:r>
        <w:t xml:space="preserve">, Kasey Bolles, Seung H. Baek, Andrew M. Badger, and Ben Livneh. 2020. “Large Contribution from Anthropogenic Warming to an Emerging North American Megadrought.” </w:t>
      </w:r>
      <w:r>
        <w:rPr>
          <w:i/>
          <w:iCs/>
        </w:rPr>
        <w:t>Science</w:t>
      </w:r>
      <w:r>
        <w:t xml:space="preserve"> 368 (6488): 314–18. </w:t>
      </w:r>
      <w:hyperlink r:id="rId46">
        <w:r w:rsidR="00181EB1">
          <w:rPr>
            <w:rStyle w:val="Hyperlink"/>
          </w:rPr>
          <w:t>https://doi.org/10.1126/science.aaz9600</w:t>
        </w:r>
      </w:hyperlink>
      <w:r>
        <w:t>.</w:t>
      </w:r>
    </w:p>
    <w:p w14:paraId="5B3AB296" w14:textId="77777777" w:rsidR="00181EB1" w:rsidRDefault="007C34DB">
      <w:pPr>
        <w:pStyle w:val="Bibliography"/>
      </w:pPr>
      <w:bookmarkStart w:id="182" w:name="ref-WuEtAlOptimizing2015"/>
      <w:bookmarkEnd w:id="181"/>
      <w:r>
        <w:t xml:space="preserve">Wu, Bin, Yi Zheng, Xin Wu, Yong Tian, Feng Han, Jie Liu, and </w:t>
      </w:r>
      <w:proofErr w:type="spellStart"/>
      <w:r>
        <w:t>Chunmiao</w:t>
      </w:r>
      <w:proofErr w:type="spellEnd"/>
      <w:r>
        <w:t xml:space="preserve"> Zheng. 2015. “Optimizing Water Resources Management in Large River Basins with Integrated Surface Water-Groundwater Modeling: A Surrogate-Based Approach.” </w:t>
      </w:r>
      <w:r>
        <w:rPr>
          <w:i/>
          <w:iCs/>
        </w:rPr>
        <w:t>Water Resources Research</w:t>
      </w:r>
      <w:r>
        <w:t xml:space="preserve"> 51 (4): 2153–73. </w:t>
      </w:r>
      <w:hyperlink r:id="rId47">
        <w:r w:rsidR="00181EB1">
          <w:rPr>
            <w:rStyle w:val="Hyperlink"/>
          </w:rPr>
          <w:t>https://doi.org/10.1002/2014WR016653</w:t>
        </w:r>
      </w:hyperlink>
      <w:r>
        <w:t>.</w:t>
      </w:r>
    </w:p>
    <w:p w14:paraId="75E2042C" w14:textId="77777777" w:rsidR="00181EB1" w:rsidRDefault="007C34DB">
      <w:pPr>
        <w:pStyle w:val="Bibliography"/>
      </w:pPr>
      <w:bookmarkStart w:id="183" w:name="ref-YarnellEtAlFunctional2015"/>
      <w:bookmarkEnd w:id="182"/>
      <w:r>
        <w:t xml:space="preserve">Yarnell, Sarah M., Geoffrey E. Petts, John C. Schmidt, Alison A. Whipple, Erin E. Beller, Clifford N. Dahm, Peter Goodwin, and Joshua H. Viers. 2015. “Functional Flows in Modified Riverscapes: Hydrographs, Habitats and Opportunities.” </w:t>
      </w:r>
      <w:proofErr w:type="spellStart"/>
      <w:r>
        <w:rPr>
          <w:i/>
          <w:iCs/>
        </w:rPr>
        <w:t>BioScience</w:t>
      </w:r>
      <w:proofErr w:type="spellEnd"/>
      <w:r>
        <w:t xml:space="preserve"> 65 (10): 963–72. </w:t>
      </w:r>
      <w:hyperlink r:id="rId48">
        <w:r w:rsidR="00181EB1">
          <w:rPr>
            <w:rStyle w:val="Hyperlink"/>
          </w:rPr>
          <w:t>https://doi.org/10.1093/biosci/biv102</w:t>
        </w:r>
      </w:hyperlink>
      <w:r>
        <w:t>.</w:t>
      </w:r>
    </w:p>
    <w:p w14:paraId="7AC70A76" w14:textId="77777777" w:rsidR="00181EB1" w:rsidRDefault="007C34DB">
      <w:pPr>
        <w:pStyle w:val="Bibliography"/>
      </w:pPr>
      <w:bookmarkStart w:id="184" w:name="ref-YehBeckerMultiobjective1982"/>
      <w:bookmarkEnd w:id="183"/>
      <w:r>
        <w:t>Yeh, William W-G., and Leonard Becker. 1982. “</w:t>
      </w:r>
      <w:proofErr w:type="spellStart"/>
      <w:r>
        <w:t>Multiobjective</w:t>
      </w:r>
      <w:proofErr w:type="spellEnd"/>
      <w:r>
        <w:t xml:space="preserve"> Analysis of </w:t>
      </w:r>
      <w:proofErr w:type="spellStart"/>
      <w:r>
        <w:t>Multireservoir</w:t>
      </w:r>
      <w:proofErr w:type="spellEnd"/>
      <w:r>
        <w:t xml:space="preserve"> Operations.” </w:t>
      </w:r>
      <w:r>
        <w:rPr>
          <w:i/>
          <w:iCs/>
        </w:rPr>
        <w:t>Water Resources Research</w:t>
      </w:r>
      <w:r>
        <w:t xml:space="preserve"> 18 (5): 1326–36. </w:t>
      </w:r>
      <w:hyperlink r:id="rId49">
        <w:r w:rsidR="00181EB1">
          <w:rPr>
            <w:rStyle w:val="Hyperlink"/>
          </w:rPr>
          <w:t>https://doi.org/10.1029/WR018i005p01326</w:t>
        </w:r>
      </w:hyperlink>
      <w:r>
        <w:t>.</w:t>
      </w:r>
    </w:p>
    <w:p w14:paraId="40E94216" w14:textId="77777777" w:rsidR="00181EB1" w:rsidRDefault="007C34DB">
      <w:pPr>
        <w:pStyle w:val="Bibliography"/>
      </w:pPr>
      <w:bookmarkStart w:id="185" w:name="X8bf5592004e543b04dfcfc3edb39663c8006d78"/>
      <w:bookmarkEnd w:id="184"/>
      <w:r>
        <w:t>Yolo Subbasin Groundwater Agency. 2022. “Yolo Subbasin Groundwater Sustainability Plan.” Woodland, CA.</w:t>
      </w:r>
    </w:p>
    <w:bookmarkEnd w:id="127"/>
    <w:bookmarkEnd w:id="185"/>
    <w:p w14:paraId="4F990B26" w14:textId="77777777" w:rsidR="00181EB1" w:rsidRDefault="007C34DB">
      <w:r>
        <w:br w:type="page"/>
      </w:r>
      <w:bookmarkEnd w:id="125"/>
    </w:p>
    <w:sectPr w:rsidR="00181EB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Thomas Harter" w:date="2026-05-06T15:49:00Z" w:initials="TH">
    <w:p w14:paraId="4578D15D" w14:textId="77777777" w:rsidR="00A0193C" w:rsidRDefault="00A0193C" w:rsidP="00A0193C">
      <w:pPr>
        <w:pStyle w:val="CommentText"/>
      </w:pPr>
      <w:r>
        <w:rPr>
          <w:rStyle w:val="CommentReference"/>
        </w:rPr>
        <w:annotationRef/>
      </w:r>
      <w:r>
        <w:t>Look into some of Elinor Oostrom’s work - she won the Nobel price for showing how these Tragedy of the Commons problems can be best tackled by integrating local implementation.  In fact, the SGMA process is in so many ways based on her work.</w:t>
      </w:r>
    </w:p>
    <w:p w14:paraId="4704AB16" w14:textId="77777777" w:rsidR="00A0193C" w:rsidRDefault="00A0193C" w:rsidP="00A0193C">
      <w:pPr>
        <w:pStyle w:val="CommentText"/>
      </w:pPr>
    </w:p>
    <w:p w14:paraId="495A3E8A" w14:textId="77777777" w:rsidR="00A0193C" w:rsidRDefault="00A0193C" w:rsidP="00A0193C">
      <w:pPr>
        <w:pStyle w:val="CommentText"/>
      </w:pPr>
      <w:r>
        <w:t>If you don’t find some key references that fit here, I do have some from my GW-Ag-Nexus course.</w:t>
      </w:r>
    </w:p>
  </w:comment>
  <w:comment w:id="5" w:author="Thomas Harter" w:date="2026-05-06T15:56:00Z" w:initials="TH">
    <w:p w14:paraId="50296513" w14:textId="77777777" w:rsidR="001F741B" w:rsidRDefault="005F3AD1" w:rsidP="001F741B">
      <w:pPr>
        <w:pStyle w:val="CommentText"/>
      </w:pPr>
      <w:r>
        <w:rPr>
          <w:rStyle w:val="CommentReference"/>
        </w:rPr>
        <w:annotationRef/>
      </w:r>
      <w:r w:rsidR="001F741B">
        <w:t>This is super well posed now.  I would love to see you include one more aspect here, because you have all the elements spelled out - so you just have to make the link to this:  transdisciplinary collaboratory.  Remember the 2024 AGU session?  A collaboratory is defined as the interdisciplinary collaboration between computer modelers (programmers) and other sciences.  Transdisciplinary - as an extension of interdisciplinary - refers to the inclusion not only of different sciences (interdisciplinary), but also of participants that relate to an issue through their socio-economic interest, i.e., stakeholders.</w:t>
      </w:r>
    </w:p>
    <w:p w14:paraId="5F176098" w14:textId="77777777" w:rsidR="001F741B" w:rsidRDefault="001F741B" w:rsidP="001F741B">
      <w:pPr>
        <w:pStyle w:val="CommentText"/>
      </w:pPr>
    </w:p>
    <w:p w14:paraId="1998D0AC" w14:textId="77777777" w:rsidR="001F741B" w:rsidRDefault="001F741B" w:rsidP="001F741B">
      <w:pPr>
        <w:pStyle w:val="CommentText"/>
      </w:pPr>
      <w:r>
        <w:t>As I like to refer to our Siskiyou County work as an “informal transdisciplinary collaboratory” (involving stakeholders, decision-makers including GSA/SWRCB/CDFW, UCCE, UC, technical consultants, regulators, state legislature, and the courts), I am super excited about you having this already well spelled out here. I think, it would just need a couple more sentences to name this process and cite relevant key literature that defines transdisciplinary collaboratory.  I would be excited to help you with that.</w:t>
      </w:r>
      <w:r>
        <w:br/>
      </w:r>
      <w:r>
        <w:br/>
        <w:t>I edited the paragraph below this assuming this linkage can be made here ☺️</w:t>
      </w:r>
    </w:p>
  </w:comment>
  <w:comment w:id="21" w:author="Thomas Harter" w:date="2026-05-06T16:03:00Z" w:initials="TH">
    <w:p w14:paraId="35D1042E" w14:textId="77777777" w:rsidR="00E62F21" w:rsidRDefault="00E62F21" w:rsidP="00E62F21">
      <w:pPr>
        <w:pStyle w:val="CommentText"/>
      </w:pPr>
      <w:r>
        <w:rPr>
          <w:rStyle w:val="CommentReference"/>
        </w:rPr>
        <w:annotationRef/>
      </w:r>
      <w:r>
        <w:t>This is great!!!! I love it.</w:t>
      </w:r>
    </w:p>
  </w:comment>
  <w:comment w:id="30" w:author="Thomas Harter" w:date="2026-05-06T16:05:00Z" w:initials="TH">
    <w:p w14:paraId="61FEEF2F" w14:textId="77777777" w:rsidR="00F34A5B" w:rsidRDefault="009F3733" w:rsidP="00F34A5B">
      <w:pPr>
        <w:pStyle w:val="CommentText"/>
      </w:pPr>
      <w:r>
        <w:rPr>
          <w:rStyle w:val="CommentReference"/>
        </w:rPr>
        <w:annotationRef/>
      </w:r>
      <w:r w:rsidR="00F34A5B">
        <w:t xml:space="preserve">We suggest to make it five years and include the DWR review period.  DWR approved the GSP on 4/27/2023. Here is the citation: </w:t>
      </w:r>
      <w:hyperlink r:id="rId1" w:history="1">
        <w:r w:rsidR="00F34A5B" w:rsidRPr="00AE0249">
          <w:rPr>
            <w:rStyle w:val="Hyperlink"/>
          </w:rPr>
          <w:t>https://sgma.water.ca.gov/portal/gsp/assessments/89</w:t>
        </w:r>
      </w:hyperlink>
    </w:p>
  </w:comment>
  <w:comment w:id="38" w:author="Thomas Harter" w:date="2026-05-06T17:14:00Z" w:initials="TH">
    <w:p w14:paraId="11382825" w14:textId="77777777" w:rsidR="008F08DC" w:rsidRDefault="008F08DC" w:rsidP="008F08DC">
      <w:pPr>
        <w:pStyle w:val="CommentText"/>
      </w:pPr>
      <w:r>
        <w:rPr>
          <w:rStyle w:val="CommentReference"/>
        </w:rPr>
        <w:annotationRef/>
      </w:r>
      <w:r>
        <w:t>Yes.  We can check with Rick Snyder.</w:t>
      </w:r>
    </w:p>
  </w:comment>
  <w:comment w:id="43" w:author="Kouba, Claire" w:date="2026-05-12T11:19:00Z" w:initials="CK">
    <w:p w14:paraId="0B710547" w14:textId="77777777" w:rsidR="00854F2B" w:rsidRDefault="00854F2B" w:rsidP="00854F2B">
      <w:pPr>
        <w:pStyle w:val="CommentText"/>
      </w:pPr>
      <w:r>
        <w:rPr>
          <w:rStyle w:val="CommentReference"/>
        </w:rPr>
        <w:annotationRef/>
      </w:r>
      <w:r>
        <w:t>Updated in text</w:t>
      </w:r>
    </w:p>
  </w:comment>
  <w:comment w:id="89" w:author="Thomas Harter" w:date="2026-05-06T17:24:00Z" w:initials="TH">
    <w:p w14:paraId="74DFB7CC" w14:textId="295B242D" w:rsidR="00945065" w:rsidRDefault="00945065" w:rsidP="00945065">
      <w:pPr>
        <w:pStyle w:val="CommentText"/>
      </w:pPr>
      <w:r>
        <w:rPr>
          <w:rStyle w:val="CommentReference"/>
        </w:rPr>
        <w:annotationRef/>
      </w:r>
      <w:r>
        <w:t>Water quality would arguably be a hydrologic factor.  I suggest to replace with “off-shore fishing” or “downstream impacts during migration due to commercial fishery and downstream environmental conditions” or similar.</w:t>
      </w:r>
    </w:p>
  </w:comment>
  <w:comment w:id="106" w:author="Thomas Harter" w:date="2026-05-06T17:32:00Z" w:initials="TH">
    <w:p w14:paraId="381303C3" w14:textId="77777777" w:rsidR="00030E90" w:rsidRDefault="00030E90" w:rsidP="00030E90">
      <w:pPr>
        <w:pStyle w:val="CommentText"/>
      </w:pPr>
      <w:r>
        <w:rPr>
          <w:rStyle w:val="CommentReference"/>
        </w:rPr>
        <w:annotationRef/>
      </w:r>
      <w:r>
        <w:t>Add some meaningful dimensionless numbers, for the reader outside of Northern California.</w:t>
      </w:r>
    </w:p>
    <w:p w14:paraId="4C8420FD" w14:textId="77777777" w:rsidR="00030E90" w:rsidRDefault="00030E90" w:rsidP="00030E90">
      <w:pPr>
        <w:pStyle w:val="CommentText"/>
      </w:pPr>
    </w:p>
    <w:p w14:paraId="5E8E2671" w14:textId="77777777" w:rsidR="00030E90" w:rsidRDefault="00030E90" w:rsidP="00030E90">
      <w:pPr>
        <w:pStyle w:val="CommentText"/>
      </w:pPr>
      <w:r>
        <w:t>For example 23 cfs for 90 days reflects 5% of the instream flow rate when diverted, but would increase instream flow two- to three-fold in dry years during the 90 day period from August 1 to October 30 if the aquifer could be used in such a way.</w:t>
      </w:r>
      <w:r>
        <w:br/>
      </w:r>
      <w:r>
        <w:br/>
        <w:t>Now this is a bit complicated to say, but perhaps we can think of a simplified version of this. The acre-feet can be expressed as a percent of total annual Scott River Flow. The 32 fields as a percentage of the total irrigated acreage.</w:t>
      </w:r>
    </w:p>
  </w:comment>
  <w:comment w:id="112" w:author="Thomas Harter" w:date="2026-05-06T17:35:00Z" w:initials="TH">
    <w:p w14:paraId="3DCE0E14" w14:textId="77777777" w:rsidR="00175DC9" w:rsidRDefault="00175DC9" w:rsidP="00175DC9">
      <w:pPr>
        <w:pStyle w:val="CommentText"/>
      </w:pPr>
      <w:r>
        <w:rPr>
          <w:rStyle w:val="CommentReference"/>
        </w:rPr>
        <w:annotationRef/>
      </w:r>
      <w:r>
        <w:t>It would be super cool to do a short GIF on this, where the graph is rotated in a small but sufficient way to depict the 3D aspect of it and allow the viewer to see the obvious spatial 3D distribution.</w:t>
      </w:r>
    </w:p>
  </w:comment>
  <w:comment w:id="119" w:author="Thomas Harter" w:date="2026-05-06T17:37:00Z" w:initials="TH">
    <w:p w14:paraId="2629FAC0" w14:textId="77777777" w:rsidR="00C06BD2" w:rsidRDefault="00C06BD2" w:rsidP="00C06BD2">
      <w:pPr>
        <w:pStyle w:val="CommentText"/>
      </w:pPr>
      <w:r>
        <w:rPr>
          <w:rStyle w:val="CommentReference"/>
        </w:rPr>
        <w:annotationRef/>
      </w:r>
      <w:r>
        <w:t>This “voice” is spoken rather than scientific paper.  There are a couple other spots in the manuscript where this is still the case.  I trust you will be able to iron those out.</w:t>
      </w:r>
    </w:p>
  </w:comment>
  <w:comment w:id="122" w:author="Thomas Harter" w:date="2026-05-06T17:44:00Z" w:initials="TH">
    <w:p w14:paraId="31BA2560" w14:textId="77777777" w:rsidR="007C34DB" w:rsidRDefault="007C34DB" w:rsidP="007C34DB">
      <w:pPr>
        <w:pStyle w:val="CommentText"/>
      </w:pPr>
      <w:r>
        <w:rPr>
          <w:rStyle w:val="CommentReference"/>
        </w:rPr>
        <w:annotationRef/>
      </w:r>
      <w:r>
        <w:t>I am out of time for this week. But we can knock the conclusion out a bit sharper eventually.</w:t>
      </w:r>
    </w:p>
  </w:comment>
  <w:comment w:id="123" w:author="Thomas Harter" w:date="2026-05-06T17:43:00Z" w:initials="TH">
    <w:p w14:paraId="00AFBABE" w14:textId="6A06EBF1" w:rsidR="007C34DB" w:rsidRDefault="007C34DB" w:rsidP="007C34DB">
      <w:pPr>
        <w:pStyle w:val="CommentText"/>
      </w:pPr>
      <w:r>
        <w:rPr>
          <w:rStyle w:val="CommentReference"/>
        </w:rPr>
        <w:annotationRef/>
      </w:r>
      <w:r>
        <w:t>Add a sentence or two (or more) about those options on the pareto-optimal curve that are closer to maximizing the environmental benefit albeit at significant cost to agriculture.</w:t>
      </w:r>
      <w:r>
        <w:br/>
      </w:r>
      <w:r>
        <w:br/>
        <w:t>Also worth discussing is the presence of thresholds in the pareto-optimal solutions among the selected scenarios:  you go from scenario X to scenario Y and suddenly you see a big increase in ag cost for some increase in environmental benefit, or vice versa.  The presence of this thresholds would be important to point out in the conclusion and describe in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95A3E8A" w15:done="0"/>
  <w15:commentEx w15:paraId="1998D0AC" w15:done="0"/>
  <w15:commentEx w15:paraId="35D1042E" w15:done="0"/>
  <w15:commentEx w15:paraId="61FEEF2F" w15:done="0"/>
  <w15:commentEx w15:paraId="11382825" w15:done="0"/>
  <w15:commentEx w15:paraId="0B710547" w15:done="0"/>
  <w15:commentEx w15:paraId="74DFB7CC" w15:done="0"/>
  <w15:commentEx w15:paraId="5E8E2671" w15:done="0"/>
  <w15:commentEx w15:paraId="3DCE0E14" w15:done="0"/>
  <w15:commentEx w15:paraId="2629FAC0" w15:done="0"/>
  <w15:commentEx w15:paraId="31BA2560" w15:done="0"/>
  <w15:commentEx w15:paraId="00AFB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7730A65" w16cex:dateUtc="2026-05-06T22:49:00Z"/>
  <w16cex:commentExtensible w16cex:durableId="4975F70F" w16cex:dateUtc="2026-05-06T22:56:00Z"/>
  <w16cex:commentExtensible w16cex:durableId="0FE646A2" w16cex:dateUtc="2026-05-06T23:03:00Z"/>
  <w16cex:commentExtensible w16cex:durableId="33A061F2" w16cex:dateUtc="2026-05-06T23:05:00Z"/>
  <w16cex:commentExtensible w16cex:durableId="7F1318EB" w16cex:dateUtc="2026-05-07T00:14:00Z"/>
  <w16cex:commentExtensible w16cex:durableId="01780A5D" w16cex:dateUtc="2026-05-12T18:19:00Z">
    <w16cex:extLst>
      <w16:ext w16:uri="{CE6994B0-6A32-4C9F-8C6B-6E91EDA988CE}">
        <cr:reactions xmlns:cr="http://schemas.microsoft.com/office/comments/2020/reactions">
          <cr:reaction reactionType="1">
            <cr:reactionInfo dateUtc="2026-05-12T18:19:24Z">
              <cr:user userId="S::claire.kouba@yale.edu::c8358bab-f754-450d-84bc-9b2fd87b4d1a" userProvider="AD" userName="Kouba, Claire"/>
            </cr:reactionInfo>
          </cr:reaction>
        </cr:reactions>
      </w16:ext>
    </w16cex:extLst>
  </w16cex:commentExtensible>
  <w16cex:commentExtensible w16cex:durableId="7EBEFAF3" w16cex:dateUtc="2026-05-07T00:24:00Z">
    <w16cex:extLst>
      <w16:ext w16:uri="{CE6994B0-6A32-4C9F-8C6B-6E91EDA988CE}">
        <cr:reactions xmlns:cr="http://schemas.microsoft.com/office/comments/2020/reactions">
          <cr:reaction reactionType="1">
            <cr:reactionInfo dateUtc="2026-05-12T18:19:35Z">
              <cr:user userId="S::claire.kouba@yale.edu::c8358bab-f754-450d-84bc-9b2fd87b4d1a" userProvider="AD" userName="Kouba, Claire"/>
            </cr:reactionInfo>
          </cr:reaction>
        </cr:reactions>
      </w16:ext>
    </w16cex:extLst>
  </w16cex:commentExtensible>
  <w16cex:commentExtensible w16cex:durableId="1BA3B2C8" w16cex:dateUtc="2026-05-07T00:32:00Z"/>
  <w16cex:commentExtensible w16cex:durableId="4E938A67" w16cex:dateUtc="2026-05-07T00:35:00Z">
    <w16cex:extLst>
      <w16:ext w16:uri="{CE6994B0-6A32-4C9F-8C6B-6E91EDA988CE}">
        <cr:reactions xmlns:cr="http://schemas.microsoft.com/office/comments/2020/reactions">
          <cr:reaction reactionType="1">
            <cr:reactionInfo dateUtc="2026-05-12T18:20:57Z">
              <cr:user userId="S::claire.kouba@yale.edu::c8358bab-f754-450d-84bc-9b2fd87b4d1a" userProvider="AD" userName="Kouba, Claire"/>
            </cr:reactionInfo>
          </cr:reaction>
        </cr:reactions>
      </w16:ext>
    </w16cex:extLst>
  </w16cex:commentExtensible>
  <w16cex:commentExtensible w16cex:durableId="5721B847" w16cex:dateUtc="2026-05-07T00:37:00Z"/>
  <w16cex:commentExtensible w16cex:durableId="11F955CE" w16cex:dateUtc="2026-05-07T00:44:00Z"/>
  <w16cex:commentExtensible w16cex:durableId="7C02B6FC" w16cex:dateUtc="2026-05-07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95A3E8A" w16cid:durableId="57730A65"/>
  <w16cid:commentId w16cid:paraId="1998D0AC" w16cid:durableId="4975F70F"/>
  <w16cid:commentId w16cid:paraId="35D1042E" w16cid:durableId="0FE646A2"/>
  <w16cid:commentId w16cid:paraId="61FEEF2F" w16cid:durableId="33A061F2"/>
  <w16cid:commentId w16cid:paraId="11382825" w16cid:durableId="7F1318EB"/>
  <w16cid:commentId w16cid:paraId="0B710547" w16cid:durableId="01780A5D"/>
  <w16cid:commentId w16cid:paraId="74DFB7CC" w16cid:durableId="7EBEFAF3"/>
  <w16cid:commentId w16cid:paraId="5E8E2671" w16cid:durableId="1BA3B2C8"/>
  <w16cid:commentId w16cid:paraId="3DCE0E14" w16cid:durableId="4E938A67"/>
  <w16cid:commentId w16cid:paraId="2629FAC0" w16cid:durableId="5721B847"/>
  <w16cid:commentId w16cid:paraId="31BA2560" w16cid:durableId="11F955CE"/>
  <w16cid:commentId w16cid:paraId="00AFBABE" w16cid:durableId="7C02B6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148DC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A89C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604EF19E"/>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0D668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7C2644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7676399">
    <w:abstractNumId w:val="0"/>
  </w:num>
  <w:num w:numId="2" w16cid:durableId="1306543582">
    <w:abstractNumId w:val="1"/>
  </w:num>
  <w:num w:numId="3" w16cid:durableId="996692252">
    <w:abstractNumId w:val="1"/>
  </w:num>
  <w:num w:numId="4" w16cid:durableId="133075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1293477">
    <w:abstractNumId w:val="2"/>
  </w:num>
  <w:num w:numId="6" w16cid:durableId="1322663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97072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Harter">
    <w15:presenceInfo w15:providerId="AD" w15:userId="S::thharter@ucdavis.edu::f2da3830-58da-424a-ab5f-16c619e36105"/>
  </w15:person>
  <w15:person w15:author="Kouba, Claire">
    <w15:presenceInfo w15:providerId="AD" w15:userId="S::claire.kouba@yale.edu::c8358bab-f754-450d-84bc-9b2fd87b4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81EB1"/>
    <w:rsid w:val="00030E90"/>
    <w:rsid w:val="00175DC9"/>
    <w:rsid w:val="00181EB1"/>
    <w:rsid w:val="001F741B"/>
    <w:rsid w:val="002B3677"/>
    <w:rsid w:val="002C7D49"/>
    <w:rsid w:val="003334AC"/>
    <w:rsid w:val="00430167"/>
    <w:rsid w:val="005F3AD1"/>
    <w:rsid w:val="007039D3"/>
    <w:rsid w:val="007C34DB"/>
    <w:rsid w:val="00854F2B"/>
    <w:rsid w:val="008550BF"/>
    <w:rsid w:val="008A490B"/>
    <w:rsid w:val="008F08DC"/>
    <w:rsid w:val="00945065"/>
    <w:rsid w:val="009F2B69"/>
    <w:rsid w:val="009F3733"/>
    <w:rsid w:val="00A0193C"/>
    <w:rsid w:val="00A07ACE"/>
    <w:rsid w:val="00A84C3D"/>
    <w:rsid w:val="00B901EA"/>
    <w:rsid w:val="00C06BD2"/>
    <w:rsid w:val="00D31543"/>
    <w:rsid w:val="00D94ADE"/>
    <w:rsid w:val="00E355E8"/>
    <w:rsid w:val="00E62F21"/>
    <w:rsid w:val="00E87B21"/>
    <w:rsid w:val="00EA2819"/>
    <w:rsid w:val="00F34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2DBA"/>
  <w15:docId w15:val="{6F675532-DA81-46A3-B045-44D45B7B8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D94ADE"/>
    <w:pPr>
      <w:spacing w:after="0"/>
    </w:pPr>
  </w:style>
  <w:style w:type="character" w:styleId="CommentReference">
    <w:name w:val="annotation reference"/>
    <w:basedOn w:val="DefaultParagraphFont"/>
    <w:rsid w:val="00A0193C"/>
    <w:rPr>
      <w:sz w:val="16"/>
      <w:szCs w:val="16"/>
    </w:rPr>
  </w:style>
  <w:style w:type="paragraph" w:styleId="CommentText">
    <w:name w:val="annotation text"/>
    <w:basedOn w:val="Normal"/>
    <w:link w:val="CommentTextChar"/>
    <w:rsid w:val="00A0193C"/>
    <w:rPr>
      <w:sz w:val="20"/>
      <w:szCs w:val="20"/>
    </w:rPr>
  </w:style>
  <w:style w:type="character" w:customStyle="1" w:styleId="CommentTextChar">
    <w:name w:val="Comment Text Char"/>
    <w:basedOn w:val="DefaultParagraphFont"/>
    <w:link w:val="CommentText"/>
    <w:rsid w:val="00A0193C"/>
    <w:rPr>
      <w:sz w:val="20"/>
      <w:szCs w:val="20"/>
    </w:rPr>
  </w:style>
  <w:style w:type="paragraph" w:styleId="CommentSubject">
    <w:name w:val="annotation subject"/>
    <w:basedOn w:val="CommentText"/>
    <w:next w:val="CommentText"/>
    <w:link w:val="CommentSubjectChar"/>
    <w:rsid w:val="00A0193C"/>
    <w:rPr>
      <w:b/>
      <w:bCs/>
    </w:rPr>
  </w:style>
  <w:style w:type="character" w:customStyle="1" w:styleId="CommentSubjectChar">
    <w:name w:val="Comment Subject Char"/>
    <w:basedOn w:val="CommentTextChar"/>
    <w:link w:val="CommentSubject"/>
    <w:rsid w:val="00A0193C"/>
    <w:rPr>
      <w:b/>
      <w:bCs/>
      <w:sz w:val="20"/>
      <w:szCs w:val="20"/>
    </w:rPr>
  </w:style>
  <w:style w:type="character" w:styleId="UnresolvedMention">
    <w:name w:val="Unresolved Mention"/>
    <w:basedOn w:val="DefaultParagraphFont"/>
    <w:uiPriority w:val="99"/>
    <w:semiHidden/>
    <w:unhideWhenUsed/>
    <w:rsid w:val="00F34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sgma.water.ca.gov/portal/gsp/assessments/89"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02/2015WR017114" TargetMode="External"/><Relationship Id="rId26" Type="http://schemas.openxmlformats.org/officeDocument/2006/relationships/hyperlink" Target="https://doi.org/10.1111/j.1752-1688.2000.tb04280.x" TargetMode="External"/><Relationship Id="rId39" Type="http://schemas.openxmlformats.org/officeDocument/2006/relationships/hyperlink" Target="https://doi.org/10.1046/j.1523-1739.1996.10041163.x" TargetMode="External"/><Relationship Id="rId21" Type="http://schemas.openxmlformats.org/officeDocument/2006/relationships/hyperlink" Target="https://doi.org/10.2135/cropsci1983.0011183X002300040016x" TargetMode="External"/><Relationship Id="rId34" Type="http://schemas.openxmlformats.org/officeDocument/2006/relationships/hyperlink" Target="https://doi.org/10.2307/1312122" TargetMode="External"/><Relationship Id="rId42" Type="http://schemas.openxmlformats.org/officeDocument/2006/relationships/hyperlink" Target="https://doi.org/10.1029/2018WR023364" TargetMode="External"/><Relationship Id="rId47" Type="http://schemas.openxmlformats.org/officeDocument/2006/relationships/hyperlink" Target="https://doi.org/10.1002/2014WR016653" TargetMode="External"/><Relationship Id="rId50" Type="http://schemas.openxmlformats.org/officeDocument/2006/relationships/fontTable" Target="fontTab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002/eap.3013" TargetMode="External"/><Relationship Id="rId29" Type="http://schemas.openxmlformats.org/officeDocument/2006/relationships/hyperlink" Target="https://doi.org/10.1029/2004WR003787" TargetMode="External"/><Relationship Id="rId11" Type="http://schemas.openxmlformats.org/officeDocument/2006/relationships/image" Target="media/image3.png"/><Relationship Id="rId24" Type="http://schemas.openxmlformats.org/officeDocument/2006/relationships/hyperlink" Target="https://doi.org/10.4159/harvard.9780674421042.intro" TargetMode="External"/><Relationship Id="rId32" Type="http://schemas.openxmlformats.org/officeDocument/2006/relationships/hyperlink" Target="https://doi.org/10.3133/wsp1462" TargetMode="External"/><Relationship Id="rId37" Type="http://schemas.openxmlformats.org/officeDocument/2006/relationships/hyperlink" Target="https://doi.org/10.1016/j.jhydrol.2020.124787" TargetMode="External"/><Relationship Id="rId40" Type="http://schemas.openxmlformats.org/officeDocument/2006/relationships/hyperlink" Target="https://doi.org/10.1038/s41586-018-0123-1" TargetMode="External"/><Relationship Id="rId45" Type="http://schemas.openxmlformats.org/officeDocument/2006/relationships/hyperlink" Target="https://doi.org/10.1007/s10040-005-0015-y" TargetMode="External"/><Relationship Id="rId5" Type="http://schemas.openxmlformats.org/officeDocument/2006/relationships/comments" Target="comments.xml"/><Relationship Id="rId15" Type="http://schemas.openxmlformats.org/officeDocument/2006/relationships/image" Target="media/image7.jpg"/><Relationship Id="rId23" Type="http://schemas.openxmlformats.org/officeDocument/2006/relationships/hyperlink" Target="https://doi.org/10.1029/WR011i002p00208" TargetMode="External"/><Relationship Id="rId28" Type="http://schemas.openxmlformats.org/officeDocument/2006/relationships/hyperlink" Target="https://doi.org/10.1577/1548-8675(2003)023%3c0001:DOFPFF%3e2.0.CO;2" TargetMode="External"/><Relationship Id="rId36" Type="http://schemas.openxmlformats.org/officeDocument/2006/relationships/hyperlink" Target="https://doi.org/10.1016/j.envsci.2016.05.006" TargetMode="External"/><Relationship Id="rId49" Type="http://schemas.openxmlformats.org/officeDocument/2006/relationships/hyperlink" Target="https://doi.org/10.1029/WR018i005p01326" TargetMode="External"/><Relationship Id="rId10" Type="http://schemas.openxmlformats.org/officeDocument/2006/relationships/image" Target="media/image2.png"/><Relationship Id="rId19" Type="http://schemas.openxmlformats.org/officeDocument/2006/relationships/hyperlink" Target="https://doi.org/10.1577/1548-8675(1994)014%3c0237:HDACSO%3e2.3.CO;2" TargetMode="External"/><Relationship Id="rId31" Type="http://schemas.openxmlformats.org/officeDocument/2006/relationships/hyperlink" Target="https://doi.org/10.1061/(ASCE)0733-9496(2004)130:2(93)" TargetMode="External"/><Relationship Id="rId44" Type="http://schemas.openxmlformats.org/officeDocument/2006/relationships/hyperlink" Target="https://doi.org/10.1029/2018WR024209"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29/WR009i004p00826" TargetMode="External"/><Relationship Id="rId27" Type="http://schemas.openxmlformats.org/officeDocument/2006/relationships/hyperlink" Target="https://doi.org/10.1029/WR019i002p00305" TargetMode="External"/><Relationship Id="rId30" Type="http://schemas.openxmlformats.org/officeDocument/2006/relationships/hyperlink" Target="https://doi.org/10.1002/eco.70098" TargetMode="External"/><Relationship Id="rId35" Type="http://schemas.openxmlformats.org/officeDocument/2006/relationships/hyperlink" Target="https://doi.org/10.1029/WR009i004p00837" TargetMode="External"/><Relationship Id="rId43" Type="http://schemas.openxmlformats.org/officeDocument/2006/relationships/hyperlink" Target="https://doi.org/10.1002/rra.736" TargetMode="External"/><Relationship Id="rId48" Type="http://schemas.openxmlformats.org/officeDocument/2006/relationships/hyperlink" Target="https://doi.org/10.1093/biosci/biv102" TargetMode="External"/><Relationship Id="rId8" Type="http://schemas.microsoft.com/office/2018/08/relationships/commentsExtensible" Target="commentsExtensible.xml"/><Relationship Id="rId51"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3389/fclim.2021.719150" TargetMode="External"/><Relationship Id="rId25" Type="http://schemas.openxmlformats.org/officeDocument/2006/relationships/hyperlink" Target="https://doi.org/10.1029/2018WR023901" TargetMode="External"/><Relationship Id="rId33" Type="http://schemas.openxmlformats.org/officeDocument/2006/relationships/hyperlink" Target="https://doi.org/10.1007/BF03161678" TargetMode="External"/><Relationship Id="rId38" Type="http://schemas.openxmlformats.org/officeDocument/2006/relationships/hyperlink" Target="https://doi.org/10.2307/1313099" TargetMode="External"/><Relationship Id="rId46" Type="http://schemas.openxmlformats.org/officeDocument/2006/relationships/hyperlink" Target="https://doi.org/10.1126/science.aaz9600" TargetMode="External"/><Relationship Id="rId20" Type="http://schemas.openxmlformats.org/officeDocument/2006/relationships/hyperlink" Target="https://doi.org/10.1061/(ASCE)0733-9496(1996)122:5(356)" TargetMode="External"/><Relationship Id="rId41" Type="http://schemas.openxmlformats.org/officeDocument/2006/relationships/hyperlink" Target="https://doi.org/10.1029/WR022i09Sp0146S"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36</Pages>
  <Words>11355</Words>
  <Characters>64728</Characters>
  <Application>Microsoft Office Word</Application>
  <DocSecurity>0</DocSecurity>
  <Lines>539</Lines>
  <Paragraphs>151</Paragraphs>
  <ScaleCrop>false</ScaleCrop>
  <Company/>
  <LinksUpToDate>false</LinksUpToDate>
  <CharactersWithSpaces>75932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dc:creator>
  <cp:keywords/>
  <cp:lastModifiedBy>Kouba, Claire</cp:lastModifiedBy>
  <cp:revision>27</cp:revision>
  <dcterms:created xsi:type="dcterms:W3CDTF">2026-05-05T23:37:00Z</dcterms:created>
  <dcterms:modified xsi:type="dcterms:W3CDTF">2026-05-12T18:20:00Z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