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EF72C" w14:textId="77777777" w:rsidR="00815847" w:rsidRDefault="009868D6">
      <w:pPr>
        <w:pStyle w:val="Title"/>
      </w:pPr>
      <w:r>
        <w:t xml:space="preserve">Farms, fish, and cost: </w:t>
      </w:r>
      <w:proofErr w:type="gramStart"/>
      <w:r>
        <w:t>Locally-tailored</w:t>
      </w:r>
      <w:proofErr w:type="gramEnd"/>
      <w:r>
        <w:t xml:space="preserve"> objective functions expand utility of watershed model results and clarify trade-offs in an active local water planning process, northern California</w:t>
      </w:r>
    </w:p>
    <w:p w14:paraId="016D3645" w14:textId="77777777" w:rsidR="00815847" w:rsidRDefault="009868D6">
      <w:pPr>
        <w:pStyle w:val="Author"/>
      </w:pPr>
      <w:r>
        <w:t>Claire Kouba</w:t>
      </w:r>
    </w:p>
    <w:p w14:paraId="55C79C07" w14:textId="327D06DA" w:rsidR="00815847" w:rsidRDefault="009868D6">
      <w:pPr>
        <w:pStyle w:val="Date"/>
      </w:pPr>
      <w:r>
        <w:t>2026-0</w:t>
      </w:r>
      <w:r w:rsidR="009A0963">
        <w:t>3</w:t>
      </w:r>
      <w:r>
        <w:t>-1</w:t>
      </w:r>
      <w:r w:rsidR="009A0963">
        <w:t>0</w:t>
      </w:r>
    </w:p>
    <w:p w14:paraId="65B9A3C4" w14:textId="77777777" w:rsidR="00815847" w:rsidRDefault="009868D6">
      <w:pPr>
        <w:pStyle w:val="Heading1"/>
      </w:pPr>
      <w:bookmarkStart w:id="0" w:name="abstract"/>
      <w:r>
        <w:t>Abstract</w:t>
      </w:r>
    </w:p>
    <w:p w14:paraId="1DCC78BC" w14:textId="02911FDC" w:rsidR="00815847" w:rsidRDefault="009868D6">
      <w:pPr>
        <w:pStyle w:val="FirstParagraph"/>
      </w:pPr>
      <w:r>
        <w:t xml:space="preserve">In the rural American West, water needs of agriculture and ecosystems are often in competition. Furthermore, in places with interconnected surface- and groundwater systems, stream-aquifer exchange increases the difficulty of tracking impacts of diverse water users on each other and on the </w:t>
      </w:r>
      <w:proofErr w:type="gramStart"/>
      <w:r>
        <w:t>system as a whole</w:t>
      </w:r>
      <w:proofErr w:type="gramEnd"/>
      <w:r>
        <w:t xml:space="preserve">. Hydrologic models can estimate the impacts of water uses and management actions on groundwater elevation and </w:t>
      </w:r>
      <w:proofErr w:type="gramStart"/>
      <w:r>
        <w:t>streamflow, but</w:t>
      </w:r>
      <w:proofErr w:type="gramEnd"/>
      <w:r>
        <w:t xml:space="preserve"> may provide overwhelming amounts of information and/or may be challenging for stakeholders to interpret. In this study, we address these challenges and aim to increase utility of hydrologic model results for a case study jurisdiction in northern California, which is in the process of implementing a long-term Groundwater Sustainability Plan (GSP). We developed a summ</w:t>
      </w:r>
      <w:r>
        <w:t xml:space="preserve">ary statistic or proxy for each of the three primary policy </w:t>
      </w:r>
      <w:commentRangeStart w:id="1"/>
      <w:del w:id="2" w:author="Thomas Harter" w:date="2026-03-24T00:13:00Z" w16du:dateUtc="2026-03-24T07:13:00Z">
        <w:r w:rsidDel="007B6278">
          <w:delText xml:space="preserve">considerations </w:delText>
        </w:r>
      </w:del>
      <w:ins w:id="3" w:author="Thomas Harter" w:date="2026-03-24T00:13:00Z" w16du:dateUtc="2026-03-24T07:13:00Z">
        <w:r w:rsidR="007B6278">
          <w:t xml:space="preserve">objectives </w:t>
        </w:r>
      </w:ins>
      <w:commentRangeEnd w:id="1"/>
      <w:ins w:id="4" w:author="Thomas Harter" w:date="2026-03-24T00:14:00Z" w16du:dateUtc="2026-03-24T07:14:00Z">
        <w:r w:rsidR="007B6278">
          <w:rPr>
            <w:rStyle w:val="CommentReference"/>
          </w:rPr>
          <w:commentReference w:id="1"/>
        </w:r>
      </w:ins>
      <w:r>
        <w:t xml:space="preserve">in the GSP (environmental, agricultural, and project cost). We then used them to </w:t>
      </w:r>
      <w:del w:id="5" w:author="Thomas Harter" w:date="2026-03-24T00:14:00Z" w16du:dateUtc="2026-03-24T07:14:00Z">
        <w:r w:rsidDel="002D2A78">
          <w:delText xml:space="preserve">summarize </w:delText>
        </w:r>
      </w:del>
      <w:ins w:id="6" w:author="Thomas Harter" w:date="2026-03-24T00:14:00Z" w16du:dateUtc="2026-03-24T07:14:00Z">
        <w:r w:rsidR="002D2A78">
          <w:t>evaluate the outcome</w:t>
        </w:r>
      </w:ins>
      <w:del w:id="7" w:author="Thomas Harter" w:date="2026-03-24T00:14:00Z" w16du:dateUtc="2026-03-24T07:14:00Z">
        <w:r w:rsidDel="002D2A78">
          <w:delText>t</w:delText>
        </w:r>
      </w:del>
      <w:del w:id="8" w:author="Thomas Harter" w:date="2026-03-24T00:15:00Z" w16du:dateUtc="2026-03-24T07:15:00Z">
        <w:r w:rsidDel="002D2A78">
          <w:delText>he results</w:delText>
        </w:r>
      </w:del>
      <w:r>
        <w:t xml:space="preserve"> of 25 management scenarios developed for the GSP, which were simulated using an existing integrated surface- and groundwater model. We found that, among the set of options considered here, it takes a high infrastructure cost (reservoir scenarios) to escape the trade-offs defined in the lower-cost regulatory scenario categories. Furthermore, although the existing GSP management prioritie</w:t>
      </w:r>
      <w:r>
        <w:t xml:space="preserve">s emphasized minimal agricultural water cuts, the Pareto-optimal set of management actions </w:t>
      </w:r>
      <w:del w:id="9" w:author="Thomas Harter" w:date="2026-03-24T00:15:00Z" w16du:dateUtc="2026-03-24T07:15:00Z">
        <w:r w:rsidDel="00167F20">
          <w:delText xml:space="preserve">included </w:delText>
        </w:r>
      </w:del>
      <w:ins w:id="10" w:author="Thomas Harter" w:date="2026-03-24T00:15:00Z" w16du:dateUtc="2026-03-24T07:15:00Z">
        <w:r w:rsidR="00167F20">
          <w:t xml:space="preserve">emphasized </w:t>
        </w:r>
      </w:ins>
      <w:r>
        <w:t xml:space="preserve">many regulatory approaches and high-cost reservoirs. This work demonstrates that basin-specific, stakeholder-informed objective functions can increase the value of existing hydrologic model </w:t>
      </w:r>
      <w:proofErr w:type="gramStart"/>
      <w:r>
        <w:t>results, and</w:t>
      </w:r>
      <w:proofErr w:type="gramEnd"/>
      <w:r>
        <w:t xml:space="preserve"> can help clarify trade-offs in ongoing local water planning efforts.</w:t>
      </w:r>
    </w:p>
    <w:p w14:paraId="484098AA" w14:textId="77777777" w:rsidR="00815847" w:rsidRDefault="009868D6">
      <w:r>
        <w:br w:type="page"/>
      </w:r>
    </w:p>
    <w:p w14:paraId="712D9FD3" w14:textId="77777777" w:rsidR="00815847" w:rsidRDefault="009868D6">
      <w:pPr>
        <w:pStyle w:val="Heading1"/>
      </w:pPr>
      <w:bookmarkStart w:id="11" w:name="introduction"/>
      <w:bookmarkEnd w:id="0"/>
      <w:r>
        <w:rPr>
          <w:rStyle w:val="SectionNumber"/>
        </w:rPr>
        <w:lastRenderedPageBreak/>
        <w:t>1</w:t>
      </w:r>
      <w:r>
        <w:tab/>
      </w:r>
      <w:commentRangeStart w:id="12"/>
      <w:r>
        <w:t>Introduction</w:t>
      </w:r>
      <w:commentRangeEnd w:id="12"/>
      <w:r w:rsidR="001B1483">
        <w:rPr>
          <w:rStyle w:val="CommentReference"/>
          <w:rFonts w:asciiTheme="minorHAnsi" w:eastAsiaTheme="minorHAnsi" w:hAnsiTheme="minorHAnsi" w:cstheme="minorBidi"/>
          <w:color w:val="auto"/>
        </w:rPr>
        <w:commentReference w:id="12"/>
      </w:r>
    </w:p>
    <w:p w14:paraId="7E595B55" w14:textId="28B2CE4F" w:rsidR="00815847" w:rsidRDefault="009868D6">
      <w:pPr>
        <w:pStyle w:val="FirstParagraph"/>
      </w:pPr>
      <w:r>
        <w:t xml:space="preserve">Climate adaptation in the water sector, in its many facets - e.g., securing water and food supplies, updating infrastructure to reduce flood and drought risk, and preserving ecosystem function - is often most effective when implemented at the local level (e.g., Van Steenbergen 2006). However, local water managers face a complex regulatory landscape and serve diverse </w:t>
      </w:r>
      <w:proofErr w:type="gramStart"/>
      <w:r>
        <w:t>stakeholders, and</w:t>
      </w:r>
      <w:proofErr w:type="gramEnd"/>
      <w:r>
        <w:t xml:space="preserve"> typically have unmet knowledge needs (Bork and Hirokawa 2021; Nordgren, Stults, and </w:t>
      </w:r>
      <w:proofErr w:type="spellStart"/>
      <w:r>
        <w:t>Meerow</w:t>
      </w:r>
      <w:proofErr w:type="spellEnd"/>
      <w:r>
        <w:t xml:space="preserve"> 2016). Academic hydrologists have many tools to fill such knowledge gaps; however, when seeking </w:t>
      </w:r>
      <w:proofErr w:type="gramStart"/>
      <w:r>
        <w:t>broadly-relevant</w:t>
      </w:r>
      <w:proofErr w:type="gramEnd"/>
      <w:r>
        <w:t xml:space="preserve"> findings, they commonly avoid time-consuming engagement with specific local water organizations, which can reduce the utility of the resulting research to the relevant decisionmakers (Freeman 2000). In this study, we take advantage of the authors’ involvement with an existing water resourc</w:t>
      </w:r>
      <w:r>
        <w:t xml:space="preserve">e planning process, and a </w:t>
      </w:r>
      <w:proofErr w:type="gramStart"/>
      <w:r>
        <w:t>previously-developed</w:t>
      </w:r>
      <w:proofErr w:type="gramEnd"/>
      <w:r>
        <w:t xml:space="preserve"> integrated surface- and groundwater model, to</w:t>
      </w:r>
      <w:ins w:id="13" w:author="Thomas Harter" w:date="2026-03-28T22:07:00Z" w16du:dateUtc="2026-03-29T05:07:00Z">
        <w:r w:rsidR="004F3A75">
          <w:t xml:space="preserve"> develop and</w:t>
        </w:r>
      </w:ins>
      <w:r>
        <w:t xml:space="preserve"> test the utility of </w:t>
      </w:r>
      <w:del w:id="14" w:author="Thomas Harter" w:date="2026-03-28T22:07:00Z" w16du:dateUtc="2026-03-29T05:07:00Z">
        <w:r w:rsidDel="0092083C">
          <w:delText xml:space="preserve">introducing </w:delText>
        </w:r>
      </w:del>
      <w:ins w:id="15" w:author="Thomas Harter" w:date="2026-03-28T22:08:00Z" w16du:dateUtc="2026-03-29T05:08:00Z">
        <w:r w:rsidR="0092083C">
          <w:t xml:space="preserve">coupled </w:t>
        </w:r>
      </w:ins>
      <w:r>
        <w:t>quantitative objective functions into the public prioritization of groundwater management alternatives in a case study jurisdiction.</w:t>
      </w:r>
    </w:p>
    <w:p w14:paraId="4511CB7B" w14:textId="6C788E35" w:rsidR="00815847" w:rsidRDefault="009868D6">
      <w:pPr>
        <w:pStyle w:val="BodyText"/>
      </w:pPr>
      <w:r>
        <w:t>In our study area, the intermontane rural Scott Valley in northern California (Figure 1), the local government and public stakeholders spent three years (2018-2021)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 the</w:t>
      </w:r>
      <w:r>
        <w:t xml:space="preserv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ins w:id="16" w:author="Thomas Harter" w:date="2026-03-24T00:18:00Z" w16du:dateUtc="2026-03-24T07:18:00Z">
        <w:r w:rsidR="00F76092">
          <w:t xml:space="preserve">. </w:t>
        </w:r>
      </w:ins>
      <w:ins w:id="17" w:author="Thomas Harter" w:date="2026-03-24T00:19:00Z" w16du:dateUtc="2026-03-24T07:19:00Z">
        <w:r w:rsidR="00F76092">
          <w:t>An adaptive management cycle</w:t>
        </w:r>
        <w:r w:rsidR="00C83738">
          <w:t xml:space="preserve"> allows for new insigh</w:t>
        </w:r>
      </w:ins>
      <w:ins w:id="18" w:author="Thomas Harter" w:date="2026-03-24T00:20:00Z" w16du:dateUtc="2026-03-24T07:20:00Z">
        <w:r w:rsidR="00C83738">
          <w:t>ts to b</w:t>
        </w:r>
        <w:r w:rsidR="004742B4">
          <w:t>e considered in setting regulatory actions and thresholds.</w:t>
        </w:r>
      </w:ins>
      <w:del w:id="19" w:author="Thomas Harter" w:date="2026-03-24T00:18:00Z" w16du:dateUtc="2026-03-24T07:18:00Z">
        <w:r w:rsidDel="00186F2D">
          <w:delText>.</w:delText>
        </w:r>
      </w:del>
    </w:p>
    <w:p w14:paraId="56B81469" w14:textId="77777777" w:rsidR="00815847" w:rsidRDefault="009868D6">
      <w:pPr>
        <w:pStyle w:val="BodyText"/>
      </w:pPr>
      <w:r>
        <w:t>Differences between stakeholders in what is considered an acceptable trade-off are common in policy decisions (</w:t>
      </w:r>
      <w:proofErr w:type="spellStart"/>
      <w:r>
        <w:t>Monarchi</w:t>
      </w:r>
      <w:proofErr w:type="spellEnd"/>
      <w:r>
        <w:t xml:space="preserve">, Kisiel, and Duckstein 1973). Consequently, multi-objective optimization studies often avoid proposing a single optimal solution; </w:t>
      </w:r>
      <w:proofErr w:type="gramStart"/>
      <w:r>
        <w:t>instead</w:t>
      </w:r>
      <w:proofErr w:type="gramEnd"/>
      <w:r>
        <w:t xml:space="preserve">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w:t>
      </w:r>
      <w:proofErr w:type="spellStart"/>
      <w:r>
        <w:t>Monarchi</w:t>
      </w:r>
      <w:proofErr w:type="spellEnd"/>
      <w:r>
        <w:t>, Kisiel, and Duckstein 1973; Yeh and Becker 198</w:t>
      </w:r>
      <w:r>
        <w:t xml:space="preserve">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Because a full randomized sampling of this decision space would be computationally prohibitive, this study instead focused on a set of simulated management </w:t>
      </w:r>
      <w:r>
        <w:lastRenderedPageBreak/>
        <w:t>scenarios tha</w:t>
      </w:r>
      <w:r>
        <w:t>t were effectively pre-screened by stakeholders for feasibility in the landscape of existing land uses and political dynamics.</w:t>
      </w:r>
    </w:p>
    <w:p w14:paraId="6EF3DB1B" w14:textId="7820ECD5" w:rsidR="00815847" w:rsidRDefault="009868D6">
      <w:pPr>
        <w:pStyle w:val="BodyText"/>
      </w:pPr>
      <w:r>
        <w:t xml:space="preserve">In this study we </w:t>
      </w:r>
      <w:del w:id="20" w:author="Thomas Harter" w:date="2026-03-28T22:25:00Z" w16du:dateUtc="2026-03-29T05:25:00Z">
        <w:r w:rsidDel="007D273E">
          <w:delText>develop</w:delText>
        </w:r>
      </w:del>
      <w:ins w:id="21" w:author="Thomas Harter" w:date="2026-03-28T22:25:00Z" w16du:dateUtc="2026-03-29T05:25:00Z">
        <w:r w:rsidR="007D273E">
          <w:t>propose and develop</w:t>
        </w:r>
        <w:r w:rsidR="007D273E">
          <w:t xml:space="preserve"> </w:t>
        </w:r>
      </w:ins>
      <w:ins w:id="22" w:author="Thomas Harter" w:date="2026-03-28T22:10:00Z" w16du:dateUtc="2026-03-29T05:10:00Z">
        <w:r w:rsidR="000F2BE0">
          <w:t xml:space="preserve">a quantitative framework </w:t>
        </w:r>
      </w:ins>
      <w:ins w:id="23" w:author="Thomas Harter" w:date="2026-03-28T22:14:00Z" w16du:dateUtc="2026-03-29T05:14:00Z">
        <w:r w:rsidR="004F6544">
          <w:t xml:space="preserve">for </w:t>
        </w:r>
      </w:ins>
      <w:ins w:id="24" w:author="Thomas Harter" w:date="2026-03-28T22:11:00Z" w16du:dateUtc="2026-03-29T05:11:00Z">
        <w:r w:rsidR="004D7DBF">
          <w:t xml:space="preserve">the coupled processes </w:t>
        </w:r>
      </w:ins>
      <w:ins w:id="25" w:author="Thomas Harter" w:date="2026-03-28T22:12:00Z" w16du:dateUtc="2026-03-29T05:12:00Z">
        <w:r w:rsidR="00EF0AB8">
          <w:t xml:space="preserve">that </w:t>
        </w:r>
        <w:r w:rsidR="006F0B26">
          <w:t>link</w:t>
        </w:r>
      </w:ins>
      <w:ins w:id="26" w:author="Thomas Harter" w:date="2026-03-28T22:14:00Z" w16du:dateUtc="2026-03-29T05:14:00Z">
        <w:r w:rsidR="00094148">
          <w:t xml:space="preserve"> specifi</w:t>
        </w:r>
      </w:ins>
      <w:ins w:id="27" w:author="Thomas Harter" w:date="2026-03-28T22:16:00Z" w16du:dateUtc="2026-03-29T05:16:00Z">
        <w:r w:rsidR="00473D97">
          <w:t>c management options to</w:t>
        </w:r>
      </w:ins>
      <w:del w:id="28" w:author="Thomas Harter" w:date="2026-03-28T22:10:00Z" w16du:dateUtc="2026-03-29T05:10:00Z">
        <w:r w:rsidDel="000F2BE0">
          <w:delText xml:space="preserve">ed </w:delText>
        </w:r>
      </w:del>
      <w:del w:id="29" w:author="Thomas Harter" w:date="2026-03-28T22:11:00Z" w16du:dateUtc="2026-03-29T05:11:00Z">
        <w:r w:rsidDel="004D7DBF">
          <w:delText>numerical representations of</w:delText>
        </w:r>
      </w:del>
      <w:del w:id="30" w:author="Thomas Harter" w:date="2026-03-28T22:12:00Z" w16du:dateUtc="2026-03-29T05:12:00Z">
        <w:r w:rsidDel="006F0B26">
          <w:delText xml:space="preserve"> three objectives</w:delText>
        </w:r>
      </w:del>
      <w:del w:id="31" w:author="Thomas Harter" w:date="2026-03-28T22:16:00Z" w16du:dateUtc="2026-03-29T05:16:00Z">
        <w:r w:rsidDel="00473D97">
          <w:delText>:</w:delText>
        </w:r>
      </w:del>
      <w:r>
        <w:t xml:space="preserve"> 1) </w:t>
      </w:r>
      <w:del w:id="32" w:author="Thomas Harter" w:date="2026-03-28T22:14:00Z" w16du:dateUtc="2026-03-29T05:14:00Z">
        <w:r w:rsidDel="008E46C4">
          <w:delText xml:space="preserve">maximizing </w:delText>
        </w:r>
      </w:del>
      <w:r>
        <w:t xml:space="preserve">specific </w:t>
      </w:r>
      <w:r>
        <w:t>environmenta</w:t>
      </w:r>
      <w:r>
        <w:t>l flow</w:t>
      </w:r>
      <w:ins w:id="33" w:author="Thomas Harter" w:date="2026-03-28T22:16:00Z" w16du:dateUtc="2026-03-29T05:16:00Z">
        <w:r w:rsidR="00473D97">
          <w:t xml:space="preserve"> outcome</w:t>
        </w:r>
      </w:ins>
      <w:r>
        <w:t>s</w:t>
      </w:r>
      <w:r>
        <w:t xml:space="preserve">, 2) </w:t>
      </w:r>
      <w:del w:id="34" w:author="Thomas Harter" w:date="2026-03-28T22:14:00Z" w16du:dateUtc="2026-03-29T05:14:00Z">
        <w:r w:rsidDel="008E46C4">
          <w:delText xml:space="preserve">minimizing </w:delText>
        </w:r>
      </w:del>
      <w:r>
        <w:t>reduction</w:t>
      </w:r>
      <w:ins w:id="35" w:author="Thomas Harter" w:date="2026-03-28T22:16:00Z" w16du:dateUtc="2026-03-29T05:16:00Z">
        <w:r w:rsidR="00473D97">
          <w:t>s</w:t>
        </w:r>
      </w:ins>
      <w:r>
        <w:t xml:space="preserve"> in agricultural water supplies, and 3) </w:t>
      </w:r>
      <w:del w:id="36" w:author="Thomas Harter" w:date="2026-03-28T22:14:00Z" w16du:dateUtc="2026-03-29T05:14:00Z">
        <w:r w:rsidDel="008E46C4">
          <w:delText xml:space="preserve">minimizing </w:delText>
        </w:r>
      </w:del>
      <w:r>
        <w:t xml:space="preserve">new infrastructure costs. </w:t>
      </w:r>
      <w:ins w:id="37" w:author="Thomas Harter" w:date="2026-03-28T22:18:00Z" w16du:dateUtc="2026-03-29T05:18:00Z">
        <w:r w:rsidR="005C5BC4">
          <w:t>We</w:t>
        </w:r>
      </w:ins>
      <w:del w:id="38" w:author="Thomas Harter" w:date="2026-03-28T22:17:00Z" w16du:dateUtc="2026-03-29T05:17:00Z">
        <w:r w:rsidDel="0097416D">
          <w:delText>With these</w:delText>
        </w:r>
      </w:del>
      <w:ins w:id="39" w:author="Thomas Harter" w:date="2026-03-28T22:18:00Z" w16du:dateUtc="2026-03-29T05:18:00Z">
        <w:r w:rsidR="005C5BC4">
          <w:t xml:space="preserve"> </w:t>
        </w:r>
      </w:ins>
      <w:ins w:id="40" w:author="Thomas Harter" w:date="2026-03-28T22:17:00Z" w16du:dateUtc="2026-03-29T05:17:00Z">
        <w:r w:rsidR="0097416D">
          <w:t>formulat</w:t>
        </w:r>
      </w:ins>
      <w:ins w:id="41" w:author="Thomas Harter" w:date="2026-03-28T22:18:00Z" w16du:dateUtc="2026-03-29T05:18:00Z">
        <w:r w:rsidR="005C5BC4">
          <w:t>e</w:t>
        </w:r>
      </w:ins>
      <w:ins w:id="42" w:author="Thomas Harter" w:date="2026-03-28T22:17:00Z" w16du:dateUtc="2026-03-29T05:17:00Z">
        <w:r w:rsidR="0097416D">
          <w:t xml:space="preserve"> objective functio</w:t>
        </w:r>
      </w:ins>
      <w:ins w:id="43" w:author="Thomas Harter" w:date="2026-03-28T22:18:00Z" w16du:dateUtc="2026-03-29T05:18:00Z">
        <w:r w:rsidR="0097416D">
          <w:t>ns for each of these</w:t>
        </w:r>
        <w:r w:rsidR="005C5BC4">
          <w:t xml:space="preserve"> and apply our framework</w:t>
        </w:r>
      </w:ins>
      <w:del w:id="44" w:author="Thomas Harter" w:date="2026-03-28T22:18:00Z" w16du:dateUtc="2026-03-29T05:18:00Z">
        <w:r w:rsidDel="005C5BC4">
          <w:delText xml:space="preserve">, </w:delText>
        </w:r>
        <w:r w:rsidDel="005C5BC4">
          <w:delText>we quantitatively summarized</w:delText>
        </w:r>
      </w:del>
      <w:ins w:id="45" w:author="Thomas Harter" w:date="2026-03-28T22:18:00Z" w16du:dateUtc="2026-03-29T05:18:00Z">
        <w:r w:rsidR="005C5BC4">
          <w:t xml:space="preserve"> to </w:t>
        </w:r>
        <w:r w:rsidR="007329B7">
          <w:t>measure</w:t>
        </w:r>
      </w:ins>
      <w:del w:id="46" w:author="Thomas Harter" w:date="2026-03-28T22:18:00Z" w16du:dateUtc="2026-03-29T05:18:00Z">
        <w:r w:rsidDel="007329B7">
          <w:delText xml:space="preserve"> the</w:delText>
        </w:r>
      </w:del>
      <w:r>
        <w:t xml:space="preserve"> management benefits and trade-offs within the existing suite of several dozen stakeholder-proposed management scenarios. We hypothesize</w:t>
      </w:r>
      <w:del w:id="47" w:author="Thomas Harter" w:date="2026-03-28T22:19:00Z" w16du:dateUtc="2026-03-29T05:19:00Z">
        <w:r w:rsidDel="007329B7">
          <w:delText>d</w:delText>
        </w:r>
      </w:del>
      <w:r>
        <w:t xml:space="preserve"> that an explicit objective function framework would yield different prioritization of management actions than the set agreed upon in public meetings (as recorded in the 2021 GSP) and potentially new insights about the holistic management option landscape. </w:t>
      </w:r>
      <w:ins w:id="48" w:author="Thomas Harter" w:date="2026-03-28T22:25:00Z" w16du:dateUtc="2026-03-29T05:25:00Z">
        <w:r w:rsidR="00727889">
          <w:t>Specifically, we propose to couple an integrated h</w:t>
        </w:r>
      </w:ins>
      <w:ins w:id="49" w:author="Thomas Harter" w:date="2026-03-28T22:26:00Z" w16du:dateUtc="2026-03-29T05:26:00Z">
        <w:r w:rsidR="00727889">
          <w:t xml:space="preserve">ydrologic model </w:t>
        </w:r>
        <w:r w:rsidR="00FB54C6">
          <w:t xml:space="preserve">with an </w:t>
        </w:r>
        <w:proofErr w:type="spellStart"/>
        <w:r w:rsidR="00FB54C6">
          <w:t>ecohydrologic</w:t>
        </w:r>
        <w:proofErr w:type="spellEnd"/>
        <w:r w:rsidR="00FB54C6">
          <w:t xml:space="preserve"> model</w:t>
        </w:r>
        <w:r w:rsidR="00AB5AA8">
          <w:t xml:space="preserve"> and a simple economic model.  Spec</w:t>
        </w:r>
      </w:ins>
      <w:ins w:id="50" w:author="Thomas Harter" w:date="2026-03-28T22:27:00Z" w16du:dateUtc="2026-03-29T05:27:00Z">
        <w:r w:rsidR="00AB5AA8">
          <w:t xml:space="preserve">ifically, the hydrologic model </w:t>
        </w:r>
        <w:proofErr w:type="gramStart"/>
        <w:r w:rsidR="00AB5AA8">
          <w:t>couples</w:t>
        </w:r>
        <w:proofErr w:type="gramEnd"/>
        <w:r w:rsidR="00AB5AA8">
          <w:t xml:space="preserve"> </w:t>
        </w:r>
      </w:ins>
      <w:ins w:id="51" w:author="Thomas Harter" w:date="2026-03-28T22:26:00Z" w16du:dateUtc="2026-03-29T05:26:00Z">
        <w:r w:rsidR="00727889">
          <w:t xml:space="preserve">management actions to </w:t>
        </w:r>
        <w:r w:rsidR="00FB54C6">
          <w:t>both hydrologic and agricultural outcomes</w:t>
        </w:r>
      </w:ins>
      <w:ins w:id="52" w:author="Thomas Harter" w:date="2026-03-28T22:27:00Z" w16du:dateUtc="2026-03-29T05:27:00Z">
        <w:r w:rsidR="00AB5AA8">
          <w:t xml:space="preserve">, the </w:t>
        </w:r>
        <w:proofErr w:type="spellStart"/>
        <w:r w:rsidR="00AB5AA8">
          <w:t>ecohydrologic</w:t>
        </w:r>
        <w:proofErr w:type="spellEnd"/>
        <w:r w:rsidR="00AB5AA8">
          <w:t xml:space="preserve"> model </w:t>
        </w:r>
      </w:ins>
      <w:ins w:id="53" w:author="Thomas Harter" w:date="2026-03-28T22:30:00Z" w16du:dateUtc="2026-03-29T05:30:00Z">
        <w:r w:rsidR="001F1F1E">
          <w:t xml:space="preserve">in turn </w:t>
        </w:r>
      </w:ins>
      <w:ins w:id="54" w:author="Thomas Harter" w:date="2026-03-28T22:27:00Z" w16du:dateUtc="2026-03-29T05:27:00Z">
        <w:r w:rsidR="003F4580">
          <w:t>links hydrologic outcomes to ecologic out</w:t>
        </w:r>
      </w:ins>
      <w:ins w:id="55" w:author="Thomas Harter" w:date="2026-03-28T22:28:00Z" w16du:dateUtc="2026-03-29T05:28:00Z">
        <w:r w:rsidR="003F4580">
          <w:t>comes</w:t>
        </w:r>
      </w:ins>
      <w:ins w:id="56" w:author="Thomas Harter" w:date="2026-03-28T22:30:00Z" w16du:dateUtc="2026-03-29T05:30:00Z">
        <w:r w:rsidR="001F1F1E">
          <w:t xml:space="preserve">, </w:t>
        </w:r>
      </w:ins>
      <w:ins w:id="57" w:author="Thomas Harter" w:date="2026-03-28T22:28:00Z" w16du:dateUtc="2026-03-29T05:28:00Z">
        <w:r w:rsidR="00F94BD0">
          <w:t>and the economic model provides insights on the relative cost of proposed management actions</w:t>
        </w:r>
        <w:r w:rsidR="00855C51">
          <w:t>.</w:t>
        </w:r>
      </w:ins>
      <w:ins w:id="58" w:author="Thomas Harter" w:date="2026-03-28T22:29:00Z" w16du:dateUtc="2026-03-29T05:29:00Z">
        <w:r w:rsidR="00F120BF">
          <w:t xml:space="preserve"> The following section provides an over</w:t>
        </w:r>
      </w:ins>
      <w:ins w:id="59" w:author="Thomas Harter" w:date="2026-03-28T22:30:00Z" w16du:dateUtc="2026-03-29T05:30:00Z">
        <w:r w:rsidR="001F1F1E">
          <w:t>view of the</w:t>
        </w:r>
        <w:r w:rsidR="00A70150">
          <w:t>se tools</w:t>
        </w:r>
      </w:ins>
      <w:ins w:id="60" w:author="Thomas Harter" w:date="2026-03-28T22:31:00Z" w16du:dateUtc="2026-03-29T05:31:00Z">
        <w:r w:rsidR="00A70150">
          <w:t xml:space="preserve"> for </w:t>
        </w:r>
        <w:r w:rsidR="00C86F9D">
          <w:t xml:space="preserve">the specific case study </w:t>
        </w:r>
      </w:ins>
      <w:ins w:id="61" w:author="Thomas Harter" w:date="2026-03-28T22:32:00Z" w16du:dateUtc="2026-03-29T05:32:00Z">
        <w:r w:rsidR="00E41096">
          <w:t xml:space="preserve">selected here </w:t>
        </w:r>
        <w:proofErr w:type="gramStart"/>
        <w:r w:rsidR="00E41096">
          <w:t>as a way to</w:t>
        </w:r>
        <w:proofErr w:type="gramEnd"/>
        <w:r w:rsidR="00E41096">
          <w:t xml:space="preserve"> demonstrate the utility of the approach.</w:t>
        </w:r>
      </w:ins>
    </w:p>
    <w:p w14:paraId="1C298848" w14:textId="77777777" w:rsidR="00815847" w:rsidRDefault="009868D6">
      <w:pPr>
        <w:pStyle w:val="CaptionedFigure"/>
      </w:pPr>
      <w:r>
        <w:rPr>
          <w:noProof/>
        </w:rPr>
        <w:lastRenderedPageBreak/>
        <w:drawing>
          <wp:inline distT="0" distB="0" distL="0" distR="0" wp14:anchorId="05B4350A" wp14:editId="6D636233">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12"/>
                    <a:stretch>
                      <a:fillRect/>
                    </a:stretch>
                  </pic:blipFill>
                  <pic:spPr bwMode="auto">
                    <a:xfrm>
                      <a:off x="0" y="0"/>
                      <a:ext cx="5334000" cy="6477000"/>
                    </a:xfrm>
                    <a:prstGeom prst="rect">
                      <a:avLst/>
                    </a:prstGeom>
                    <a:noFill/>
                    <a:ln w="9525">
                      <a:noFill/>
                      <a:headEnd/>
                      <a:tailEnd/>
                    </a:ln>
                  </pic:spPr>
                </pic:pic>
              </a:graphicData>
            </a:graphic>
          </wp:inline>
        </w:drawing>
      </w:r>
    </w:p>
    <w:p w14:paraId="005DF42C" w14:textId="77777777" w:rsidR="00815847" w:rsidRDefault="009868D6">
      <w:pPr>
        <w:pStyle w:val="ImageCaption"/>
      </w:pPr>
      <w:bookmarkStart w:id="62" w:name="fig:scottLanduseMap"/>
      <w:bookmarkEnd w:id="62"/>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2F6CF06F" w14:textId="77777777" w:rsidR="00815847" w:rsidRDefault="009868D6">
      <w:pPr>
        <w:pStyle w:val="Heading1"/>
      </w:pPr>
      <w:bookmarkStart w:id="63" w:name="X1d0ab14f4559910db365e3bb8ee13a97d99320e"/>
      <w:bookmarkEnd w:id="11"/>
      <w:r>
        <w:rPr>
          <w:rStyle w:val="SectionNumber"/>
        </w:rPr>
        <w:lastRenderedPageBreak/>
        <w:t>2</w:t>
      </w:r>
      <w:r>
        <w:tab/>
        <w:t>Background: Case study and GSP development</w:t>
      </w:r>
    </w:p>
    <w:p w14:paraId="0150B1DD" w14:textId="77777777" w:rsidR="00815847" w:rsidRDefault="009868D6">
      <w:pPr>
        <w:pStyle w:val="Heading2"/>
      </w:pPr>
      <w:bookmarkStart w:id="64" w:name="hydrography-and-climate"/>
      <w:r>
        <w:rPr>
          <w:rStyle w:val="SectionNumber"/>
        </w:rPr>
        <w:t>2.1</w:t>
      </w:r>
      <w:r>
        <w:tab/>
        <w:t>Hydrography and climate</w:t>
      </w:r>
    </w:p>
    <w:p w14:paraId="0FC41D7E" w14:textId="77777777" w:rsidR="00815847" w:rsidRDefault="009868D6">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71AC12B5" w14:textId="77777777" w:rsidR="00815847" w:rsidRDefault="009868D6">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7156AE56" w14:textId="77777777" w:rsidR="00815847" w:rsidRDefault="009868D6">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256B1626" w14:textId="77777777" w:rsidR="00815847" w:rsidRDefault="009868D6">
      <w:pPr>
        <w:pStyle w:val="CaptionedFigure"/>
      </w:pPr>
      <w:r>
        <w:rPr>
          <w:noProof/>
        </w:rPr>
        <w:lastRenderedPageBreak/>
        <w:drawing>
          <wp:inline distT="0" distB="0" distL="0" distR="0" wp14:anchorId="18BB26C1" wp14:editId="5ECA8710">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13"/>
                    <a:stretch>
                      <a:fillRect/>
                    </a:stretch>
                  </pic:blipFill>
                  <pic:spPr bwMode="auto">
                    <a:xfrm>
                      <a:off x="0" y="0"/>
                      <a:ext cx="5334000" cy="4445000"/>
                    </a:xfrm>
                    <a:prstGeom prst="rect">
                      <a:avLst/>
                    </a:prstGeom>
                    <a:noFill/>
                    <a:ln w="9525">
                      <a:noFill/>
                      <a:headEnd/>
                      <a:tailEnd/>
                    </a:ln>
                  </pic:spPr>
                </pic:pic>
              </a:graphicData>
            </a:graphic>
          </wp:inline>
        </w:drawing>
      </w:r>
    </w:p>
    <w:p w14:paraId="183D81DB" w14:textId="77777777" w:rsidR="00815847" w:rsidRDefault="009868D6">
      <w:pPr>
        <w:pStyle w:val="ImageCaption"/>
      </w:pPr>
      <w:bookmarkStart w:id="65" w:name="fig:precipAndTempFigure"/>
      <w:bookmarkEnd w:id="65"/>
      <w:r>
        <w:t>Figure 2</w:t>
      </w:r>
      <w:proofErr w:type="gramStart"/>
      <w:r>
        <w:t>:  Summary</w:t>
      </w:r>
      <w:proofErr w:type="gramEnd"/>
      <w:r>
        <w:t xml:space="preserve">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w:t>
      </w:r>
      <w:r>
        <w:t>e final precipitation record for purposes of this figure and the SVIHM precipitation input.</w:t>
      </w:r>
    </w:p>
    <w:p w14:paraId="0AAB5E11" w14:textId="77777777" w:rsidR="00815847" w:rsidRDefault="009868D6">
      <w:pPr>
        <w:pStyle w:val="Heading2"/>
      </w:pPr>
      <w:bookmarkStart w:id="66" w:name="land-and-water-uses"/>
      <w:bookmarkEnd w:id="64"/>
      <w:r>
        <w:rPr>
          <w:rStyle w:val="SectionNumber"/>
        </w:rPr>
        <w:t>2.2</w:t>
      </w:r>
      <w:r>
        <w:tab/>
        <w:t xml:space="preserve">Land and water </w:t>
      </w:r>
      <w:proofErr w:type="gramStart"/>
      <w:r>
        <w:t>uses</w:t>
      </w:r>
      <w:proofErr w:type="gramEnd"/>
    </w:p>
    <w:p w14:paraId="6B446BCB" w14:textId="3D4D8325" w:rsidR="00815847" w:rsidRDefault="009868D6">
      <w:pPr>
        <w:pStyle w:val="FirstParagraph"/>
      </w:pPr>
      <w:r>
        <w:t xml:space="preserve">Because the watershed is undammed, managers and water users influence Scott River flow primarily via diversion of surface waters </w:t>
      </w:r>
      <w:del w:id="67" w:author="Thomas Harter" w:date="2026-03-24T00:24:00Z" w16du:dateUtc="2026-03-24T07:24:00Z">
        <w:r w:rsidDel="00C704F7">
          <w:delText xml:space="preserve">or </w:delText>
        </w:r>
      </w:del>
      <w:ins w:id="68" w:author="Thomas Harter" w:date="2026-03-24T00:24:00Z" w16du:dateUtc="2026-03-24T07:24:00Z">
        <w:r w:rsidR="00C704F7">
          <w:t xml:space="preserve">and </w:t>
        </w:r>
      </w:ins>
      <w:r>
        <w:t xml:space="preserve">pumping of groundwater. </w:t>
      </w:r>
      <w:proofErr w:type="gramStart"/>
      <w:r>
        <w:t>Consequently</w:t>
      </w:r>
      <w:proofErr w:type="gramEnd"/>
      <w:r>
        <w:t xml:space="preserve"> the most powerful tool available to manage Scott River water flow is regulation of land use and thus water demand (Siskiyou County 2021).</w:t>
      </w:r>
    </w:p>
    <w:p w14:paraId="3AE83EBC" w14:textId="77777777" w:rsidR="00815847" w:rsidRDefault="009868D6">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7ABB9307" w14:textId="446669EC" w:rsidR="00815847" w:rsidRDefault="009868D6">
      <w:pPr>
        <w:pStyle w:val="BodyText"/>
      </w:pPr>
      <w:r>
        <w:t xml:space="preserve">Historically, local regulation of land use has focused on maintaining the rural and agricultural character of Scott Valley (Scott Valley Area Plan Committee 1980). However, during recent declarations of emergency drought conditions, water use has </w:t>
      </w:r>
      <w:del w:id="69" w:author="Thomas Harter" w:date="2026-03-24T00:26:00Z" w16du:dateUtc="2026-03-24T07:26:00Z">
        <w:r w:rsidDel="003B1C74">
          <w:delText xml:space="preserve">been </w:delText>
        </w:r>
      </w:del>
      <w:r>
        <w:t xml:space="preserve">periodically </w:t>
      </w:r>
      <w:ins w:id="70" w:author="Thomas Harter" w:date="2026-03-24T00:26:00Z" w16du:dateUtc="2026-03-24T07:26:00Z">
        <w:r w:rsidR="003B1C74">
          <w:t xml:space="preserve">been </w:t>
        </w:r>
      </w:ins>
      <w:r>
        <w:t>curtailed to preserve flows for aquatic species (SWRCB 2021, 2024a, 2024b).</w:t>
      </w:r>
    </w:p>
    <w:p w14:paraId="0904607E" w14:textId="77777777" w:rsidR="00815847" w:rsidRDefault="009868D6">
      <w:pPr>
        <w:pStyle w:val="TableCaption"/>
      </w:pPr>
      <w:bookmarkStart w:id="71" w:name="tab:scottLanduseTable"/>
      <w:bookmarkEnd w:id="71"/>
      <w:r>
        <w:t xml:space="preserve">Table 1: Acreage and </w:t>
      </w:r>
      <w:proofErr w:type="gramStart"/>
      <w:r>
        <w:t>percent</w:t>
      </w:r>
      <w:proofErr w:type="gramEnd"/>
      <w:r>
        <w:t xml:space="preserve">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815847" w14:paraId="66091134"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6797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DE2A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0E060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815847" w14:paraId="5AC45F5A" w14:textId="77777777" w:rsidTr="00815847">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5E49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240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2842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815847" w14:paraId="5B318BE2"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ADD5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A6BD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7B5A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815847" w14:paraId="428B020D"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0355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C2FF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7ED6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815847" w14:paraId="632FDECA"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A75B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2511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D728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815847" w14:paraId="579CAB85"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2D03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B7A5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2498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815847" w14:paraId="2D073DC7"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CEC7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D20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DF18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815847" w14:paraId="3B8D713A"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D98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BE36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F661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815847" w14:paraId="347D51DD"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DA04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B88D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D2B9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815847" w14:paraId="693A31FB" w14:textId="77777777" w:rsidTr="00815847">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A4C3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0BF93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53F4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789C4F2F" w14:textId="77777777" w:rsidR="00815847" w:rsidRDefault="009868D6">
      <w:pPr>
        <w:pStyle w:val="Heading3"/>
      </w:pPr>
      <w:bookmarkStart w:id="72" w:name="environmental-stream-flows"/>
      <w:r>
        <w:rPr>
          <w:rStyle w:val="SectionNumber"/>
        </w:rPr>
        <w:t>2.2.1</w:t>
      </w:r>
      <w:r>
        <w:tab/>
      </w:r>
      <w:r>
        <w:t>Environmental stream flows</w:t>
      </w:r>
    </w:p>
    <w:p w14:paraId="1F96B896" w14:textId="77777777" w:rsidR="00815847" w:rsidRDefault="009868D6">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w:t>
      </w:r>
      <w:proofErr w:type="gramStart"/>
      <w:r>
        <w:t>), and</w:t>
      </w:r>
      <w:proofErr w:type="gramEnd"/>
      <w:r>
        <w:t xml:space="preserve"> were listed as threatened under the federal and California Endangered Species Acts (ESAs) in 1997 and 2005, respectively. Statewide coho populations have declined by an estimated &gt;90% since the 1940s (Brown, Moyle, and Yoshiyama 1994).</w:t>
      </w:r>
    </w:p>
    <w:p w14:paraId="7434055E" w14:textId="77777777" w:rsidR="00815847" w:rsidRDefault="009868D6">
      <w:pPr>
        <w:pStyle w:val="BodyText"/>
      </w:pPr>
      <w:r>
        <w:t xml:space="preserve">To complete their life cycle, coho salmon </w:t>
      </w:r>
      <w:proofErr w:type="gramStart"/>
      <w:r>
        <w:t>require</w:t>
      </w:r>
      <w:proofErr w:type="gramEnd"/>
      <w:r>
        <w:t xml:space="preserve"> several key functional flows in the Scott Valley freshwater stream system (Kouba et al. 2025), including the following:</w:t>
      </w:r>
    </w:p>
    <w:p w14:paraId="0ABECDCE" w14:textId="77777777" w:rsidR="00815847" w:rsidRDefault="009868D6">
      <w:pPr>
        <w:pStyle w:val="Compact"/>
        <w:numPr>
          <w:ilvl w:val="0"/>
          <w:numId w:val="2"/>
        </w:numPr>
      </w:pPr>
      <w:r>
        <w:t xml:space="preserve">Fall flows, increasing after the dry season in response to early wet season storms, that are sufficient to provide coho spawners access to preferred spawning reaches within the fall-run time </w:t>
      </w:r>
      <w:proofErr w:type="gramStart"/>
      <w:r>
        <w:t>window;</w:t>
      </w:r>
      <w:proofErr w:type="gramEnd"/>
    </w:p>
    <w:p w14:paraId="54EA059E" w14:textId="77777777" w:rsidR="00815847" w:rsidRDefault="009868D6">
      <w:pPr>
        <w:pStyle w:val="Compact"/>
        <w:numPr>
          <w:ilvl w:val="0"/>
          <w:numId w:val="2"/>
        </w:numPr>
      </w:pPr>
      <w:r>
        <w:t>Flows providing habitat for rearing juvenile salmon for their ~12-15 months of freshwater residence; and</w:t>
      </w:r>
    </w:p>
    <w:p w14:paraId="30E65790" w14:textId="77777777" w:rsidR="00815847" w:rsidRDefault="009868D6">
      <w:pPr>
        <w:pStyle w:val="Compact"/>
        <w:numPr>
          <w:ilvl w:val="0"/>
          <w:numId w:val="2"/>
        </w:numPr>
      </w:pPr>
      <w:r>
        <w:lastRenderedPageBreak/>
        <w:t>Sufficient flow in the spring for yearling smolts to migrate to the ocean.</w:t>
      </w:r>
    </w:p>
    <w:p w14:paraId="0FBA0F00" w14:textId="77777777" w:rsidR="00815847" w:rsidRDefault="009868D6">
      <w:pPr>
        <w:pStyle w:val="FirstParagraph"/>
      </w:pPr>
      <w:r>
        <w:t xml:space="preserve">While Chinook also </w:t>
      </w:r>
      <w:proofErr w:type="gramStart"/>
      <w:r>
        <w:t>require</w:t>
      </w:r>
      <w:proofErr w:type="gramEnd"/>
      <w:r>
        <w:t xml:space="preserve"> fall flows for spawning, their specific flow requirements are somewhat distinct from coho due to their different life histories:</w:t>
      </w:r>
    </w:p>
    <w:p w14:paraId="6FDE24C0" w14:textId="77777777" w:rsidR="00815847" w:rsidRDefault="009868D6">
      <w:pPr>
        <w:pStyle w:val="Compact"/>
        <w:numPr>
          <w:ilvl w:val="0"/>
          <w:numId w:val="3"/>
        </w:numPr>
      </w:pPr>
      <w:r>
        <w:t>Chinook juveniles spend less than one year in the freshwater environment (Agrawal et al. 2005), while coho overwinter and typically migrate to the ocean at 1+ years old (Moyle 2002; McMahon 1983</w:t>
      </w:r>
      <w:proofErr w:type="gramStart"/>
      <w:r>
        <w:t>);</w:t>
      </w:r>
      <w:proofErr w:type="gramEnd"/>
    </w:p>
    <w:p w14:paraId="3834CAF8" w14:textId="77777777" w:rsidR="00815847" w:rsidRDefault="009868D6">
      <w:pPr>
        <w:pStyle w:val="Compact"/>
        <w:numPr>
          <w:ilvl w:val="0"/>
          <w:numId w:val="3"/>
        </w:numPr>
      </w:pPr>
      <w:r>
        <w:t>Chinook tend to spawn earlier in the fall than coho (</w:t>
      </w:r>
      <w:proofErr w:type="spellStart"/>
      <w:r>
        <w:t>Knechtle</w:t>
      </w:r>
      <w:proofErr w:type="spellEnd"/>
      <w:r>
        <w:t xml:space="preserve"> and Giudice 2020; </w:t>
      </w:r>
      <w:proofErr w:type="spellStart"/>
      <w:r>
        <w:t>Magranet</w:t>
      </w:r>
      <w:proofErr w:type="spellEnd"/>
      <w:r>
        <w:t xml:space="preserve"> 2015, 2017</w:t>
      </w:r>
      <w:proofErr w:type="gramStart"/>
      <w:r>
        <w:t>);</w:t>
      </w:r>
      <w:proofErr w:type="gramEnd"/>
    </w:p>
    <w:p w14:paraId="5C5B5140" w14:textId="77777777" w:rsidR="00815847" w:rsidRDefault="009868D6">
      <w:pPr>
        <w:pStyle w:val="Compact"/>
        <w:numPr>
          <w:ilvl w:val="0"/>
          <w:numId w:val="3"/>
        </w:numPr>
      </w:pPr>
      <w:r>
        <w:t xml:space="preserve">Chinook </w:t>
      </w:r>
      <w:proofErr w:type="gramStart"/>
      <w:r>
        <w:t>prefer</w:t>
      </w:r>
      <w:proofErr w:type="gramEnd"/>
      <w:r>
        <w:t xml:space="preserve"> to spawn in the main stem of the Scott River, while coho </w:t>
      </w:r>
      <w:proofErr w:type="gramStart"/>
      <w:r>
        <w:t>prefer</w:t>
      </w:r>
      <w:proofErr w:type="gramEnd"/>
      <w:r>
        <w:t xml:space="preserve"> to spawn in tributaries (e.g., </w:t>
      </w:r>
      <w:proofErr w:type="spellStart"/>
      <w:r>
        <w:t>Magranet</w:t>
      </w:r>
      <w:proofErr w:type="spellEnd"/>
      <w:r>
        <w:t xml:space="preserve"> 2018; </w:t>
      </w:r>
      <w:proofErr w:type="spellStart"/>
      <w:r>
        <w:t>Magranet</w:t>
      </w:r>
      <w:proofErr w:type="spellEnd"/>
      <w:r>
        <w:t xml:space="preserve"> and Yokel 2017), making juvenile Chinook salmon more vulnerable than coho to egg burial or bed scour during high-flow storm conditions.</w:t>
      </w:r>
    </w:p>
    <w:p w14:paraId="3648F731" w14:textId="77777777" w:rsidR="00815847" w:rsidRDefault="009868D6">
      <w:pPr>
        <w:pStyle w:val="FirstParagraph"/>
      </w:pPr>
      <w:r>
        <w:t>Different functional flows are needed by other species, such as cottonwood trees, which require flood-stage flows to disperse their seeds (Mahoney and Rood 1998); but in this work we focus on coho and Chinook salmon as two examples in developing a single-species environmental objective function. Alternative objective function formulations are discussed in later sections.</w:t>
      </w:r>
    </w:p>
    <w:p w14:paraId="283FDEB4" w14:textId="77777777" w:rsidR="00815847" w:rsidRDefault="009868D6">
      <w:pPr>
        <w:pStyle w:val="Heading3"/>
      </w:pPr>
      <w:bookmarkStart w:id="73" w:name="agricultural-water-demand"/>
      <w:bookmarkEnd w:id="72"/>
      <w:r>
        <w:rPr>
          <w:rStyle w:val="SectionNumber"/>
        </w:rPr>
        <w:t>2.2.2</w:t>
      </w:r>
      <w:r>
        <w:tab/>
        <w:t>Agricultural water demand</w:t>
      </w:r>
    </w:p>
    <w:p w14:paraId="354F794E" w14:textId="77777777" w:rsidR="00815847" w:rsidRDefault="009868D6">
      <w:pPr>
        <w:pStyle w:val="FirstParagraph"/>
      </w:pPr>
      <w:r>
        <w:t xml:space="preserve">Agricultural water demand in Scott Valley has been investigated </w:t>
      </w:r>
      <w:r>
        <w:rPr>
          <w:b/>
          <w:bCs/>
        </w:rPr>
        <w:t>[</w:t>
      </w:r>
      <w:commentRangeStart w:id="74"/>
      <w:r>
        <w:rPr>
          <w:b/>
          <w:bCs/>
        </w:rPr>
        <w:t>Cite Orloff/Snyder work?</w:t>
      </w:r>
      <w:commentRangeEnd w:id="74"/>
      <w:r w:rsidR="00313FA4">
        <w:rPr>
          <w:rStyle w:val="CommentReference"/>
        </w:rPr>
        <w:commentReference w:id="74"/>
      </w:r>
      <w:r>
        <w:rPr>
          <w:b/>
          <w:bCs/>
        </w:rPr>
        <w:t>]</w:t>
      </w:r>
      <w:r>
        <w:t xml:space="preserve"> and simulated for a historical model period of Oct. 1, </w:t>
      </w:r>
      <w:proofErr w:type="gramStart"/>
      <w:r>
        <w:t>1990</w:t>
      </w:r>
      <w:proofErr w:type="gramEnd"/>
      <w:r>
        <w:t xml:space="preserve">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w:t>
      </w:r>
      <w:r>
        <w:t>atively stable year to year while precipitation, and thus recharge to groundwater, are more variable (Figure 4).</w:t>
      </w:r>
    </w:p>
    <w:p w14:paraId="44ED7DFA" w14:textId="77777777" w:rsidR="00815847" w:rsidRDefault="009868D6">
      <w:pPr>
        <w:pStyle w:val="BodyText"/>
      </w:pPr>
      <w:r>
        <w:t xml:space="preserve">In this intermontane valley, the growing season is constrained by hard </w:t>
      </w:r>
      <w:proofErr w:type="gramStart"/>
      <w:r>
        <w:t>frosts, and</w:t>
      </w:r>
      <w:proofErr w:type="gramEnd"/>
      <w:r>
        <w:t xml:space="preserve"> begins in March-April and extends through September-October. </w:t>
      </w:r>
      <w:proofErr w:type="gramStart"/>
      <w:r>
        <w:t>Both of the primary</w:t>
      </w:r>
      <w:proofErr w:type="gramEnd"/>
      <w:r>
        <w:t xml:space="preserve"> crops (alfalfa and pasture) are </w:t>
      </w:r>
      <w:proofErr w:type="gramStart"/>
      <w:r>
        <w:t>perennial, and</w:t>
      </w:r>
      <w:proofErr w:type="gramEnd"/>
      <w:r>
        <w:t xml:space="preserve"> will continue producing </w:t>
      </w:r>
      <w:proofErr w:type="gramStart"/>
      <w:r>
        <w:t>through</w:t>
      </w:r>
      <w:proofErr w:type="gramEnd"/>
      <w:r>
        <w:t xml:space="preserve">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6606B516" w14:textId="77777777" w:rsidR="00815847" w:rsidRDefault="009868D6">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14:paraId="2A5E01F5" w14:textId="77777777" w:rsidR="00815847" w:rsidRDefault="009868D6">
      <w:pPr>
        <w:pStyle w:val="CaptionedFigure"/>
      </w:pPr>
      <w:r>
        <w:rPr>
          <w:noProof/>
        </w:rPr>
        <w:lastRenderedPageBreak/>
        <w:drawing>
          <wp:inline distT="0" distB="0" distL="0" distR="0" wp14:anchorId="1AAC5F8F" wp14:editId="61DAB642">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14"/>
                    <a:stretch>
                      <a:fillRect/>
                    </a:stretch>
                  </pic:blipFill>
                  <pic:spPr bwMode="auto">
                    <a:xfrm>
                      <a:off x="0" y="0"/>
                      <a:ext cx="5334000" cy="3048000"/>
                    </a:xfrm>
                    <a:prstGeom prst="rect">
                      <a:avLst/>
                    </a:prstGeom>
                    <a:noFill/>
                    <a:ln w="9525">
                      <a:noFill/>
                      <a:headEnd/>
                      <a:tailEnd/>
                    </a:ln>
                  </pic:spPr>
                </pic:pic>
              </a:graphicData>
            </a:graphic>
          </wp:inline>
        </w:drawing>
      </w:r>
    </w:p>
    <w:p w14:paraId="737DDC3B" w14:textId="77777777" w:rsidR="00815847" w:rsidRDefault="009868D6">
      <w:pPr>
        <w:pStyle w:val="ImageCaption"/>
      </w:pPr>
      <w:bookmarkStart w:id="75" w:name="fig:avgWaterBudgetFig"/>
      <w:bookmarkEnd w:id="75"/>
      <w:r>
        <w:t>Figure 3</w:t>
      </w:r>
      <w:proofErr w:type="gramStart"/>
      <w:r>
        <w:t>:  Average</w:t>
      </w:r>
      <w:proofErr w:type="gramEnd"/>
      <w:r>
        <w:t xml:space="preserve"> monthly water budget for the soil zone, simulated with SVIHM, for the model simulation period (water years 1991-2018). Positive and negative values indicate average net monthly fluxes into and out of the soil zone, respectively.</w:t>
      </w:r>
    </w:p>
    <w:p w14:paraId="3E76C788" w14:textId="77777777" w:rsidR="00815847" w:rsidRDefault="009868D6">
      <w:pPr>
        <w:pStyle w:val="CaptionedFigure"/>
      </w:pPr>
      <w:r>
        <w:rPr>
          <w:noProof/>
        </w:rPr>
        <w:drawing>
          <wp:inline distT="0" distB="0" distL="0" distR="0" wp14:anchorId="1E8EDC7E" wp14:editId="69AD916E">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15"/>
                    <a:stretch>
                      <a:fillRect/>
                    </a:stretch>
                  </pic:blipFill>
                  <pic:spPr bwMode="auto">
                    <a:xfrm>
                      <a:off x="0" y="0"/>
                      <a:ext cx="5334000" cy="3048000"/>
                    </a:xfrm>
                    <a:prstGeom prst="rect">
                      <a:avLst/>
                    </a:prstGeom>
                    <a:noFill/>
                    <a:ln w="9525">
                      <a:noFill/>
                      <a:headEnd/>
                      <a:tailEnd/>
                    </a:ln>
                  </pic:spPr>
                </pic:pic>
              </a:graphicData>
            </a:graphic>
          </wp:inline>
        </w:drawing>
      </w:r>
    </w:p>
    <w:p w14:paraId="6DD18F3C" w14:textId="77777777" w:rsidR="00815847" w:rsidRDefault="009868D6">
      <w:pPr>
        <w:pStyle w:val="ImageCaption"/>
      </w:pPr>
      <w:bookmarkStart w:id="76" w:name="fig:annualSWBMBudget"/>
      <w:bookmarkEnd w:id="76"/>
      <w:r>
        <w:t>Figure 4</w:t>
      </w:r>
      <w:proofErr w:type="gramStart"/>
      <w:r>
        <w:t>:  Annual</w:t>
      </w:r>
      <w:proofErr w:type="gramEnd"/>
      <w:r>
        <w:t xml:space="preserve"> values for inflowing (positive) and outflowing (negative) water budget components in the SVIHM soil zone (historical </w:t>
      </w:r>
      <w:proofErr w:type="spellStart"/>
      <w:r>
        <w:t>basecase</w:t>
      </w:r>
      <w:proofErr w:type="spellEnd"/>
      <w:r>
        <w:t xml:space="preserv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p w14:paraId="1B70E10B" w14:textId="6E271B98" w:rsidR="00815847" w:rsidRDefault="009868D6">
      <w:pPr>
        <w:pStyle w:val="Heading2"/>
      </w:pPr>
      <w:bookmarkStart w:id="77" w:name="gsp-development"/>
      <w:bookmarkEnd w:id="66"/>
      <w:bookmarkEnd w:id="73"/>
      <w:r>
        <w:rPr>
          <w:rStyle w:val="SectionNumber"/>
        </w:rPr>
        <w:lastRenderedPageBreak/>
        <w:t>2.3</w:t>
      </w:r>
      <w:r>
        <w:tab/>
      </w:r>
      <w:ins w:id="78" w:author="Thomas Harter" w:date="2026-03-24T01:06:00Z" w16du:dateUtc="2026-03-24T08:06:00Z">
        <w:r w:rsidR="00A123F8">
          <w:t>Projects and Management Actions</w:t>
        </w:r>
      </w:ins>
      <w:del w:id="79" w:author="Thomas Harter" w:date="2026-03-24T01:06:00Z" w16du:dateUtc="2026-03-24T08:06:00Z">
        <w:r w:rsidDel="006B6209">
          <w:delText>GSP development</w:delText>
        </w:r>
      </w:del>
    </w:p>
    <w:p w14:paraId="54761A5E" w14:textId="29F0B4F8" w:rsidR="00815847" w:rsidRDefault="006B6209">
      <w:pPr>
        <w:pStyle w:val="FirstParagraph"/>
      </w:pPr>
      <w:ins w:id="80" w:author="Thomas Harter" w:date="2026-03-24T01:06:00Z" w16du:dateUtc="2026-03-24T08:06:00Z">
        <w:r>
          <w:t xml:space="preserve">Projects and management actions (PMAs) were </w:t>
        </w:r>
      </w:ins>
      <w:ins w:id="81" w:author="Thomas Harter" w:date="2026-03-24T01:07:00Z" w16du:dateUtc="2026-03-24T08:07:00Z">
        <w:r w:rsidR="00E16CEE">
          <w:t>proposed</w:t>
        </w:r>
      </w:ins>
      <w:ins w:id="82" w:author="Thomas Harter" w:date="2026-03-24T01:06:00Z" w16du:dateUtc="2026-03-24T08:06:00Z">
        <w:r>
          <w:t xml:space="preserve"> and prioritized </w:t>
        </w:r>
      </w:ins>
      <w:ins w:id="83" w:author="Thomas Harter" w:date="2026-03-24T01:07:00Z" w16du:dateUtc="2026-03-24T08:07:00Z">
        <w:r w:rsidR="00F278D7">
          <w:t>as part of t</w:t>
        </w:r>
      </w:ins>
      <w:del w:id="84" w:author="Thomas Harter" w:date="2026-03-24T01:07:00Z" w16du:dateUtc="2026-03-24T08:07:00Z">
        <w:r w:rsidDel="00F278D7">
          <w:delText>T</w:delText>
        </w:r>
      </w:del>
      <w:proofErr w:type="gramStart"/>
      <w:r>
        <w:t>he</w:t>
      </w:r>
      <w:proofErr w:type="gramEnd"/>
      <w:r>
        <w:t xml:space="preserve"> Scott Valley Groundwater Sustainability Plan (GSP)</w:t>
      </w:r>
      <w:ins w:id="85" w:author="Thomas Harter" w:date="2026-03-24T01:07:00Z" w16du:dateUtc="2026-03-24T08:07:00Z">
        <w:r w:rsidR="00E16CEE">
          <w:t>. The GSP</w:t>
        </w:r>
      </w:ins>
      <w:r>
        <w:t xml:space="preserve">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w:t>
      </w:r>
      <w:proofErr w:type="gramStart"/>
      <w:r>
        <w:t>2021, and</w:t>
      </w:r>
      <w:proofErr w:type="gramEnd"/>
      <w:r>
        <w:t xml:space="preserve">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w:t>
      </w:r>
    </w:p>
    <w:p w14:paraId="51DE6AE7" w14:textId="71D0C58C" w:rsidR="00815847" w:rsidDel="001A62CA" w:rsidRDefault="009868D6">
      <w:pPr>
        <w:pStyle w:val="BodyText"/>
        <w:rPr>
          <w:del w:id="86" w:author="Thomas Harter" w:date="2026-03-24T01:16:00Z" w16du:dateUtc="2026-03-24T08:16:00Z"/>
        </w:rPr>
      </w:pPr>
      <w:r>
        <w:t xml:space="preserve">SGMA requires each local GSA to define sustainability in the negative, by quantifying and then avoiding “undesirable results” that would be “significant and unreasonable”. The central undesirable result in Scott Valley is streamflow depletion due to groundwater pumping. Consequently, a central challenge of GSP development was deciding the amount of (estimated) streamflow depletion that the GSA should aim to reverse, accounting for environmental water demand </w:t>
      </w:r>
      <w:del w:id="87" w:author="Thomas Harter" w:date="2026-03-24T01:10:00Z" w16du:dateUtc="2026-03-24T08:10:00Z">
        <w:r w:rsidDel="006E57D8">
          <w:delText>and what degree</w:delText>
        </w:r>
      </w:del>
      <w:ins w:id="88" w:author="Thomas Harter" w:date="2026-03-24T01:10:00Z" w16du:dateUtc="2026-03-24T08:10:00Z">
        <w:r w:rsidR="006E57D8">
          <w:t>while also considering</w:t>
        </w:r>
      </w:ins>
      <w:del w:id="89" w:author="Thomas Harter" w:date="2026-03-24T01:10:00Z" w16du:dateUtc="2026-03-24T08:10:00Z">
        <w:r w:rsidDel="006E57D8">
          <w:delText xml:space="preserve"> of</w:delText>
        </w:r>
      </w:del>
      <w:r>
        <w:t xml:space="preserve"> water security </w:t>
      </w:r>
      <w:del w:id="90" w:author="Thomas Harter" w:date="2026-03-24T01:10:00Z" w16du:dateUtc="2026-03-24T08:10:00Z">
        <w:r w:rsidDel="006E57D8">
          <w:delText xml:space="preserve">was </w:delText>
        </w:r>
      </w:del>
      <w:del w:id="91" w:author="Thomas Harter" w:date="2026-03-25T20:52:00Z" w16du:dateUtc="2026-03-26T03:52:00Z">
        <w:r w:rsidDel="00DE2DAA">
          <w:delText>owed to</w:delText>
        </w:r>
      </w:del>
      <w:ins w:id="92" w:author="Thomas Harter" w:date="2026-03-25T20:52:00Z" w16du:dateUtc="2026-03-26T03:52:00Z">
        <w:r w:rsidR="00DE2DAA">
          <w:t>for</w:t>
        </w:r>
      </w:ins>
      <w:r>
        <w:t xml:space="preserve"> local agriculture.</w:t>
      </w:r>
    </w:p>
    <w:p w14:paraId="5CB80931" w14:textId="21E8B201" w:rsidR="00815847" w:rsidRDefault="001A62CA">
      <w:pPr>
        <w:pStyle w:val="BodyText"/>
      </w:pPr>
      <w:ins w:id="93" w:author="Thomas Harter" w:date="2026-03-24T01:16:00Z" w16du:dateUtc="2026-03-24T08:16:00Z">
        <w:r>
          <w:t xml:space="preserve"> </w:t>
        </w:r>
      </w:ins>
      <w:ins w:id="94" w:author="Thomas Harter" w:date="2026-03-24T01:11:00Z" w16du:dateUtc="2026-03-24T08:11:00Z">
        <w:r w:rsidR="00AC7B9A">
          <w:t xml:space="preserve">Reversal of streamflow depletion is achieved through </w:t>
        </w:r>
        <w:r w:rsidR="00E46A6E">
          <w:t>PMA</w:t>
        </w:r>
      </w:ins>
      <w:ins w:id="95" w:author="Thomas Harter" w:date="2026-03-24T01:12:00Z" w16du:dateUtc="2026-03-24T08:12:00Z">
        <w:r w:rsidR="00790D19">
          <w:t>s</w:t>
        </w:r>
      </w:ins>
      <w:ins w:id="96" w:author="Thomas Harter" w:date="2026-03-24T01:11:00Z" w16du:dateUtc="2026-03-24T08:11:00Z">
        <w:r w:rsidR="00E46A6E">
          <w:t>. Stakeholders and te</w:t>
        </w:r>
      </w:ins>
      <w:ins w:id="97" w:author="Thomas Harter" w:date="2026-03-24T01:12:00Z" w16du:dateUtc="2026-03-24T08:12:00Z">
        <w:r w:rsidR="00E46A6E">
          <w:t>chnical experts identified dozens of PMAs</w:t>
        </w:r>
        <w:r w:rsidR="00790D19">
          <w:t xml:space="preserve"> d</w:t>
        </w:r>
      </w:ins>
      <w:del w:id="98" w:author="Thomas Harter" w:date="2026-03-24T01:12:00Z" w16du:dateUtc="2026-03-24T08:12:00Z">
        <w:r w:rsidDel="00790D19">
          <w:delText>D</w:delText>
        </w:r>
      </w:del>
      <w:r>
        <w:t>uring GSP development</w:t>
      </w:r>
      <w:ins w:id="99" w:author="Thomas Harter" w:date="2026-03-24T01:16:00Z" w16du:dateUtc="2026-03-24T08:16:00Z">
        <w:r>
          <w:t xml:space="preserve"> and ranked these by priority and feasi</w:t>
        </w:r>
      </w:ins>
      <w:ins w:id="100" w:author="Thomas Harter" w:date="2026-03-24T16:40:00Z" w16du:dateUtc="2026-03-24T23:40:00Z">
        <w:r w:rsidR="00A66447">
          <w:t>bility</w:t>
        </w:r>
      </w:ins>
      <w:ins w:id="101" w:author="Thomas Harter" w:date="2026-03-24T01:12:00Z" w16du:dateUtc="2026-03-24T08:12:00Z">
        <w:r w:rsidR="00790D19">
          <w:t xml:space="preserve">. </w:t>
        </w:r>
      </w:ins>
      <w:del w:id="102" w:author="Thomas Harter" w:date="2026-03-24T01:12:00Z" w16du:dateUtc="2026-03-24T08:12:00Z">
        <w:r w:rsidDel="00790D19">
          <w:delText>,</w:delText>
        </w:r>
      </w:del>
      <w:del w:id="103" w:author="Thomas Harter" w:date="2026-03-24T01:15:00Z" w16du:dateUtc="2026-03-24T08:15:00Z">
        <w:r w:rsidDel="001A62CA">
          <w:delText xml:space="preserve"> </w:delText>
        </w:r>
      </w:del>
      <w:del w:id="104" w:author="Thomas Harter" w:date="2026-03-24T01:13:00Z" w16du:dateUtc="2026-03-24T08:13:00Z">
        <w:r w:rsidDel="009154D8">
          <w:delText>the authors of this study simulated dozens of land and water use scenarios to facilitate the comparison of management alternatives that could reduce streamflow depletion to various degrees. Simulations were conducted with a</w:delText>
        </w:r>
      </w:del>
      <w:del w:id="105" w:author="Thomas Harter" w:date="2026-03-24T01:15:00Z" w16du:dateUtc="2026-03-24T08:15:00Z">
        <w:r w:rsidDel="001A62CA">
          <w:delText xml:space="preserve"> spatially explicit, integrated surface water-groundwater model (Tolley, Foglia, and Harter 2019</w:delText>
        </w:r>
      </w:del>
      <w:del w:id="106" w:author="Thomas Harter" w:date="2026-03-24T01:13:00Z" w16du:dateUtc="2026-03-24T08:13:00Z">
        <w:r w:rsidDel="00054728">
          <w:delText xml:space="preserve">), as described below in </w:delText>
        </w:r>
      </w:del>
      <w:del w:id="107" w:author="Thomas Harter" w:date="2026-03-24T01:15:00Z" w16du:dateUtc="2026-03-24T08:15:00Z">
        <w:r w:rsidDel="001A62CA">
          <w:delText>Section 3.3</w:delText>
        </w:r>
      </w:del>
      <w:del w:id="108" w:author="Thomas Harter" w:date="2026-03-24T01:14:00Z" w16du:dateUtc="2026-03-24T08:14:00Z">
        <w:r w:rsidDel="00DF347F">
          <w:delText>.</w:delText>
        </w:r>
      </w:del>
    </w:p>
    <w:p w14:paraId="1B457E83" w14:textId="77777777" w:rsidR="00815847" w:rsidRDefault="009868D6">
      <w:pPr>
        <w:pStyle w:val="Heading1"/>
      </w:pPr>
      <w:bookmarkStart w:id="109" w:name="methods"/>
      <w:bookmarkEnd w:id="63"/>
      <w:bookmarkEnd w:id="77"/>
      <w:r>
        <w:rPr>
          <w:rStyle w:val="SectionNumber"/>
        </w:rPr>
        <w:t>3</w:t>
      </w:r>
      <w:r>
        <w:tab/>
        <w:t>Methods</w:t>
      </w:r>
    </w:p>
    <w:p w14:paraId="541315AB" w14:textId="1905182F" w:rsidR="00815847" w:rsidDel="00B134E4" w:rsidRDefault="009868D6">
      <w:pPr>
        <w:pStyle w:val="FirstParagraph"/>
        <w:rPr>
          <w:del w:id="110" w:author="Thomas Harter" w:date="2026-03-25T20:53:00Z" w16du:dateUtc="2026-03-26T03:53:00Z"/>
        </w:rPr>
      </w:pPr>
      <w:del w:id="111" w:author="Thomas Harter" w:date="2026-03-25T20:53:00Z" w16du:dateUtc="2026-03-26T03:53:00Z">
        <w:r w:rsidDel="00B134E4">
          <w:delText>After 2021, we expanded on this public planning effort with a research study, based on the suite of management scenarios designed for the GSP, in the hopes that it could inform water management decisions during 5-year GSP updates over the coming decades</w:delText>
        </w:r>
      </w:del>
      <w:del w:id="112" w:author="Thomas Harter" w:date="2026-03-25T20:52:00Z" w16du:dateUtc="2026-03-26T03:52:00Z">
        <w:r w:rsidDel="00DE2DAA">
          <w:delText>.</w:delText>
        </w:r>
      </w:del>
    </w:p>
    <w:p w14:paraId="7B333628" w14:textId="2C07DBB9" w:rsidR="00815847" w:rsidRDefault="009868D6">
      <w:pPr>
        <w:pStyle w:val="BodyText"/>
      </w:pPr>
      <w:del w:id="113" w:author="Thomas Harter" w:date="2026-03-25T20:53:00Z" w16du:dateUtc="2026-03-26T03:53:00Z">
        <w:r w:rsidDel="00B134E4">
          <w:delText>In particular, we</w:delText>
        </w:r>
      </w:del>
      <w:ins w:id="114" w:author="Thomas Harter" w:date="2026-03-25T20:53:00Z" w16du:dateUtc="2026-03-26T03:53:00Z">
        <w:r w:rsidR="00B134E4">
          <w:t>We</w:t>
        </w:r>
      </w:ins>
      <w:ins w:id="115" w:author="Thomas Harter" w:date="2026-03-25T21:15:00Z" w16du:dateUtc="2026-03-26T04:15:00Z">
        <w:r w:rsidR="00B51BBA">
          <w:t xml:space="preserve"> </w:t>
        </w:r>
      </w:ins>
      <w:ins w:id="116" w:author="Thomas Harter" w:date="2026-03-25T21:17:00Z" w16du:dateUtc="2026-03-26T04:17:00Z">
        <w:r w:rsidR="0042334C">
          <w:t>develop a model</w:t>
        </w:r>
      </w:ins>
      <w:ins w:id="117" w:author="Thomas Harter" w:date="2026-03-25T21:15:00Z" w16du:dateUtc="2026-03-26T04:15:00Z">
        <w:r w:rsidR="00B51BBA">
          <w:t xml:space="preserve"> framework</w:t>
        </w:r>
        <w:r w:rsidR="00500BC2">
          <w:t xml:space="preserve"> to </w:t>
        </w:r>
      </w:ins>
      <w:ins w:id="118" w:author="Thomas Harter" w:date="2026-03-26T05:32:00Z" w16du:dateUtc="2026-03-26T12:32:00Z">
        <w:r w:rsidR="000C3664">
          <w:t>rank</w:t>
        </w:r>
      </w:ins>
      <w:ins w:id="119" w:author="Thomas Harter" w:date="2026-03-25T21:18:00Z" w16du:dateUtc="2026-03-26T04:18:00Z">
        <w:r w:rsidR="007E0A42">
          <w:t xml:space="preserve"> the cost of </w:t>
        </w:r>
      </w:ins>
      <w:ins w:id="120" w:author="Thomas Harter" w:date="2026-03-25T21:16:00Z" w16du:dateUtc="2026-03-26T04:16:00Z">
        <w:r w:rsidR="00500BC2">
          <w:t xml:space="preserve">PMAs </w:t>
        </w:r>
      </w:ins>
      <w:ins w:id="121" w:author="Thomas Harter" w:date="2026-03-25T21:18:00Z" w16du:dateUtc="2026-03-26T04:18:00Z">
        <w:r w:rsidR="007E0A42">
          <w:t xml:space="preserve">and </w:t>
        </w:r>
      </w:ins>
      <w:ins w:id="122" w:author="Thomas Harter" w:date="2026-03-26T05:32:00Z" w16du:dateUtc="2026-03-26T12:32:00Z">
        <w:r w:rsidR="009A33A5">
          <w:t xml:space="preserve">quantify </w:t>
        </w:r>
      </w:ins>
      <w:ins w:id="123" w:author="Thomas Harter" w:date="2026-03-25T21:18:00Z" w16du:dateUtc="2026-03-26T04:18:00Z">
        <w:r w:rsidR="007E0A42">
          <w:t xml:space="preserve">their </w:t>
        </w:r>
      </w:ins>
      <w:ins w:id="124" w:author="Thomas Harter" w:date="2026-03-26T05:33:00Z" w16du:dateUtc="2026-03-26T12:33:00Z">
        <w:r w:rsidR="009A33A5">
          <w:t>respective</w:t>
        </w:r>
      </w:ins>
      <w:ins w:id="125" w:author="Thomas Harter" w:date="2026-03-25T21:18:00Z" w16du:dateUtc="2026-03-26T04:18:00Z">
        <w:r w:rsidR="007E0A42">
          <w:t xml:space="preserve"> impact </w:t>
        </w:r>
      </w:ins>
      <w:ins w:id="126" w:author="Thomas Harter" w:date="2026-03-25T21:16:00Z" w16du:dateUtc="2026-03-26T04:16:00Z">
        <w:r w:rsidR="00500BC2">
          <w:t xml:space="preserve">on </w:t>
        </w:r>
        <w:proofErr w:type="gramStart"/>
        <w:r w:rsidR="00500BC2">
          <w:t>both,</w:t>
        </w:r>
        <w:proofErr w:type="gramEnd"/>
        <w:r w:rsidR="00500BC2">
          <w:t xml:space="preserve"> agricultural productivity and </w:t>
        </w:r>
        <w:r w:rsidR="0042334C">
          <w:t>environmental outcomes</w:t>
        </w:r>
      </w:ins>
      <w:ins w:id="127" w:author="Thomas Harter" w:date="2026-03-25T21:18:00Z" w16du:dateUtc="2026-03-26T04:18:00Z">
        <w:r w:rsidR="007E0A42">
          <w:t>. This allows us to</w:t>
        </w:r>
      </w:ins>
      <w:del w:id="128" w:author="Thomas Harter" w:date="2026-03-25T21:15:00Z" w16du:dateUtc="2026-03-26T04:15:00Z">
        <w:r w:rsidDel="00B51BBA">
          <w:delText xml:space="preserve"> </w:delText>
        </w:r>
      </w:del>
      <w:del w:id="129" w:author="Thomas Harter" w:date="2026-03-25T21:19:00Z" w16du:dateUtc="2026-03-26T04:19:00Z">
        <w:r w:rsidDel="008C55BD">
          <w:delText>develop</w:delText>
        </w:r>
      </w:del>
      <w:del w:id="130" w:author="Thomas Harter" w:date="2026-03-25T20:53:00Z" w16du:dateUtc="2026-03-26T03:53:00Z">
        <w:r w:rsidDel="00B134E4">
          <w:delText>ed</w:delText>
        </w:r>
      </w:del>
      <w:del w:id="131" w:author="Thomas Harter" w:date="2026-03-25T21:19:00Z" w16du:dateUtc="2026-03-26T04:19:00Z">
        <w:r w:rsidDel="008C55BD">
          <w:delText xml:space="preserve"> two quantitative objective functions and one categorical objective proxy to</w:delText>
        </w:r>
      </w:del>
      <w:r>
        <w:t xml:space="preserve"> </w:t>
      </w:r>
      <w:del w:id="132" w:author="Thomas Harter" w:date="2026-03-26T04:36:00Z" w16du:dateUtc="2026-03-26T11:36:00Z">
        <w:r w:rsidDel="00D1430A">
          <w:delText xml:space="preserve">evaluate </w:delText>
        </w:r>
      </w:del>
      <w:ins w:id="133" w:author="Thomas Harter" w:date="2026-03-26T04:36:00Z" w16du:dateUtc="2026-03-26T11:36:00Z">
        <w:r w:rsidR="00D1430A">
          <w:t xml:space="preserve">assess </w:t>
        </w:r>
      </w:ins>
      <w:ins w:id="134" w:author="Thomas Harter" w:date="2026-03-25T20:55:00Z" w16du:dateUtc="2026-03-26T03:55:00Z">
        <w:r w:rsidR="00A22465">
          <w:t>the</w:t>
        </w:r>
      </w:ins>
      <w:ins w:id="135" w:author="Thomas Harter" w:date="2026-03-25T20:54:00Z" w16du:dateUtc="2026-03-26T03:54:00Z">
        <w:r w:rsidR="00B84543">
          <w:t xml:space="preserve"> wide range of PMAs</w:t>
        </w:r>
      </w:ins>
      <w:ins w:id="136" w:author="Thomas Harter" w:date="2026-03-25T20:55:00Z" w16du:dateUtc="2026-03-26T03:55:00Z">
        <w:r w:rsidR="00A22465">
          <w:t xml:space="preserve"> proposed </w:t>
        </w:r>
      </w:ins>
      <w:ins w:id="137" w:author="Thomas Harter" w:date="2026-03-26T04:36:00Z" w16du:dateUtc="2026-03-26T11:36:00Z">
        <w:r w:rsidR="009B3067">
          <w:t>for groundwater management</w:t>
        </w:r>
      </w:ins>
      <w:ins w:id="138" w:author="Thomas Harter" w:date="2026-03-25T20:55:00Z" w16du:dateUtc="2026-03-26T03:55:00Z">
        <w:r w:rsidR="00E61B46">
          <w:t xml:space="preserve"> </w:t>
        </w:r>
      </w:ins>
      <w:ins w:id="139" w:author="Thomas Harter" w:date="2026-03-26T04:37:00Z" w16du:dateUtc="2026-03-26T11:37:00Z">
        <w:r w:rsidR="009B3067">
          <w:t xml:space="preserve">specifically </w:t>
        </w:r>
      </w:ins>
      <w:ins w:id="140" w:author="Thomas Harter" w:date="2026-03-25T20:55:00Z" w16du:dateUtc="2026-03-26T03:55:00Z">
        <w:r w:rsidR="00E61B46">
          <w:t>with respect to</w:t>
        </w:r>
      </w:ins>
      <w:ins w:id="141" w:author="Thomas Harter" w:date="2026-03-25T21:19:00Z" w16du:dateUtc="2026-03-26T04:19:00Z">
        <w:r w:rsidR="008C55BD">
          <w:t xml:space="preserve"> three objective functions</w:t>
        </w:r>
      </w:ins>
      <w:del w:id="142" w:author="Thomas Harter" w:date="2026-03-25T20:54:00Z" w16du:dateUtc="2026-03-26T03:54:00Z">
        <w:r w:rsidDel="00B84543">
          <w:delText>the management scenarios developed for the GSP</w:delText>
        </w:r>
      </w:del>
      <w:del w:id="143" w:author="Thomas Harter" w:date="2026-03-25T20:55:00Z" w16du:dateUtc="2026-03-26T03:55:00Z">
        <w:r w:rsidDel="00E61B46">
          <w:delText>. The three objectives were</w:delText>
        </w:r>
      </w:del>
      <w:r>
        <w:t>:</w:t>
      </w:r>
    </w:p>
    <w:p w14:paraId="76B19217" w14:textId="14D6519B" w:rsidR="00815847" w:rsidRDefault="009868D6">
      <w:pPr>
        <w:pStyle w:val="Compact"/>
        <w:numPr>
          <w:ilvl w:val="0"/>
          <w:numId w:val="4"/>
        </w:numPr>
      </w:pPr>
      <w:r>
        <w:t>maximiz</w:t>
      </w:r>
      <w:ins w:id="144" w:author="Thomas Harter" w:date="2026-03-25T20:55:00Z" w16du:dateUtc="2026-03-26T03:55:00Z">
        <w:r w:rsidR="00E61B46">
          <w:t>ing</w:t>
        </w:r>
      </w:ins>
      <w:del w:id="145" w:author="Thomas Harter" w:date="2026-03-25T20:55:00Z" w16du:dateUtc="2026-03-26T03:55:00Z">
        <w:r w:rsidDel="00E61B46">
          <w:delText>e</w:delText>
        </w:r>
      </w:del>
      <w:r>
        <w:t xml:space="preserve"> specific environmental flows,</w:t>
      </w:r>
    </w:p>
    <w:p w14:paraId="153E7C69" w14:textId="586A2B1B" w:rsidR="00815847" w:rsidRDefault="009868D6">
      <w:pPr>
        <w:pStyle w:val="Compact"/>
        <w:numPr>
          <w:ilvl w:val="0"/>
          <w:numId w:val="4"/>
        </w:numPr>
      </w:pPr>
      <w:del w:id="146" w:author="Thomas Harter" w:date="2026-03-25T20:57:00Z" w16du:dateUtc="2026-03-26T03:57:00Z">
        <w:r w:rsidDel="009B493E">
          <w:delText xml:space="preserve">maintain </w:delText>
        </w:r>
      </w:del>
      <w:ins w:id="147" w:author="Thomas Harter" w:date="2026-03-25T20:57:00Z" w16du:dateUtc="2026-03-26T03:57:00Z">
        <w:r w:rsidR="009B493E">
          <w:t>minimizing impacts on</w:t>
        </w:r>
      </w:ins>
      <w:del w:id="148" w:author="Thomas Harter" w:date="2026-03-25T20:57:00Z" w16du:dateUtc="2026-03-26T03:57:00Z">
        <w:r w:rsidDel="009B493E">
          <w:delText>current levels of</w:delText>
        </w:r>
      </w:del>
      <w:r>
        <w:t xml:space="preserve"> agricultural productivity</w:t>
      </w:r>
      <w:del w:id="149" w:author="Thomas Harter" w:date="2026-03-25T20:57:00Z" w16du:dateUtc="2026-03-26T03:57:00Z">
        <w:r w:rsidDel="009B493E">
          <w:delText xml:space="preserve"> (represented as minimizing reduction in agricultural water use)</w:delText>
        </w:r>
      </w:del>
      <w:r>
        <w:t>, and</w:t>
      </w:r>
    </w:p>
    <w:p w14:paraId="19378BF5" w14:textId="3FAFF0C4" w:rsidR="00815847" w:rsidRDefault="009868D6">
      <w:pPr>
        <w:pStyle w:val="Compact"/>
        <w:numPr>
          <w:ilvl w:val="0"/>
          <w:numId w:val="4"/>
        </w:numPr>
      </w:pPr>
      <w:r>
        <w:t>minimiz</w:t>
      </w:r>
      <w:ins w:id="150" w:author="Thomas Harter" w:date="2026-03-25T20:56:00Z" w16du:dateUtc="2026-03-26T03:56:00Z">
        <w:r w:rsidR="008261CF">
          <w:t>ing</w:t>
        </w:r>
      </w:ins>
      <w:del w:id="151" w:author="Thomas Harter" w:date="2026-03-25T20:56:00Z" w16du:dateUtc="2026-03-26T03:56:00Z">
        <w:r w:rsidDel="008261CF">
          <w:delText>e</w:delText>
        </w:r>
      </w:del>
      <w:r>
        <w:t xml:space="preserve"> new infrastructure </w:t>
      </w:r>
      <w:ins w:id="152" w:author="Thomas Harter" w:date="2026-03-25T20:58:00Z" w16du:dateUtc="2026-03-26T03:58:00Z">
        <w:r w:rsidR="00250943">
          <w:t xml:space="preserve">(PMA) </w:t>
        </w:r>
      </w:ins>
      <w:r>
        <w:t>costs</w:t>
      </w:r>
      <w:del w:id="153" w:author="Thomas Harter" w:date="2026-03-25T20:58:00Z" w16du:dateUtc="2026-03-26T03:58:00Z">
        <w:r w:rsidDel="00AA2CAD">
          <w:delText xml:space="preserve"> (represented as a categorical infrastructure/feasibility proxy) (Table 2)</w:delText>
        </w:r>
      </w:del>
      <w:r>
        <w:t>.</w:t>
      </w:r>
    </w:p>
    <w:p w14:paraId="0300F83F" w14:textId="72A6B550" w:rsidR="00815847" w:rsidRDefault="009868D6">
      <w:pPr>
        <w:pStyle w:val="FirstParagraph"/>
      </w:pPr>
      <w:del w:id="154" w:author="Thomas Harter" w:date="2026-03-25T20:59:00Z" w16du:dateUtc="2026-03-26T03:59:00Z">
        <w:r w:rsidDel="00250943">
          <w:delText>We then applied these to the results of each simulated management scenario,</w:delText>
        </w:r>
      </w:del>
      <w:ins w:id="155" w:author="Thomas Harter" w:date="2026-03-25T21:19:00Z" w16du:dateUtc="2026-03-26T04:19:00Z">
        <w:r w:rsidR="008C55BD">
          <w:t xml:space="preserve">Using this </w:t>
        </w:r>
        <w:proofErr w:type="gramStart"/>
        <w:r w:rsidR="008C55BD">
          <w:t>framework</w:t>
        </w:r>
        <w:proofErr w:type="gramEnd"/>
        <w:r w:rsidR="008C55BD">
          <w:t xml:space="preserve"> we define</w:t>
        </w:r>
      </w:ins>
      <w:del w:id="156" w:author="Thomas Harter" w:date="2026-03-25T21:19:00Z" w16du:dateUtc="2026-03-26T04:19:00Z">
        <w:r w:rsidDel="008C55BD">
          <w:delText xml:space="preserve"> found t</w:delText>
        </w:r>
      </w:del>
      <w:ins w:id="157" w:author="Thomas Harter" w:date="2026-03-25T21:19:00Z" w16du:dateUtc="2026-03-26T04:19:00Z">
        <w:r w:rsidR="008C55BD">
          <w:t xml:space="preserve"> t</w:t>
        </w:r>
      </w:ins>
      <w:r>
        <w:t xml:space="preserve">he Pareto-optimal set of </w:t>
      </w:r>
      <w:ins w:id="158" w:author="Thomas Harter" w:date="2026-03-26T04:37:00Z" w16du:dateUtc="2026-03-26T11:37:00Z">
        <w:r w:rsidR="009B3067">
          <w:t xml:space="preserve">PMA </w:t>
        </w:r>
      </w:ins>
      <w:proofErr w:type="gramStart"/>
      <w:r>
        <w:t>scenarios, and</w:t>
      </w:r>
      <w:proofErr w:type="gramEnd"/>
      <w:r>
        <w:t xml:space="preserve"> compare</w:t>
      </w:r>
      <w:del w:id="159" w:author="Thomas Harter" w:date="2026-03-25T21:19:00Z" w16du:dateUtc="2026-03-26T04:19:00Z">
        <w:r w:rsidDel="00146100">
          <w:delText>d</w:delText>
        </w:r>
      </w:del>
      <w:r>
        <w:t xml:space="preserve"> them to the prioritization of </w:t>
      </w:r>
      <w:del w:id="160" w:author="Thomas Harter" w:date="2026-03-26T04:37:00Z" w16du:dateUtc="2026-03-26T11:37:00Z">
        <w:r w:rsidDel="003F20BB">
          <w:delText>management actions</w:delText>
        </w:r>
      </w:del>
      <w:ins w:id="161" w:author="Thomas Harter" w:date="2026-03-26T04:37:00Z" w16du:dateUtc="2026-03-26T11:37:00Z">
        <w:r w:rsidR="003F20BB">
          <w:t>PMAs</w:t>
        </w:r>
      </w:ins>
      <w:r>
        <w:t xml:space="preserve"> adopted in the </w:t>
      </w:r>
      <w:ins w:id="162" w:author="Thomas Harter" w:date="2026-03-26T04:37:00Z" w16du:dateUtc="2026-03-26T11:37:00Z">
        <w:r w:rsidR="003F20BB">
          <w:t xml:space="preserve">stakeholder-driven </w:t>
        </w:r>
      </w:ins>
      <w:r>
        <w:t>GSP (Siskiyou County 2021).</w:t>
      </w:r>
    </w:p>
    <w:p w14:paraId="57402BE1" w14:textId="77777777" w:rsidR="00815847" w:rsidRDefault="009868D6">
      <w:pPr>
        <w:pStyle w:val="TableCaption"/>
      </w:pPr>
      <w:bookmarkStart w:id="163" w:name="tab:objFunctionTable"/>
      <w:bookmarkEnd w:id="163"/>
      <w:r>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815847" w14:paraId="041B9D1C"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E029E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4B1F3" w14:textId="72CB5F51"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ins w:id="164" w:author="Thomas Harter" w:date="2026-03-28T22:36:00Z" w16du:dateUtc="2026-03-29T05:36:00Z">
              <w:r w:rsidR="00066837">
                <w:rPr>
                  <w:rFonts w:ascii="Arial" w:eastAsia="Arial" w:hAnsi="Arial" w:cs="Arial"/>
                  <w:color w:val="000000"/>
                  <w:sz w:val="22"/>
                  <w:szCs w:val="22"/>
                </w:rPr>
                <w:t xml:space="preserve"> – Metric Used</w:t>
              </w:r>
            </w:ins>
          </w:p>
        </w:tc>
      </w:tr>
      <w:tr w:rsidR="00815847" w14:paraId="0782A1A2" w14:textId="77777777" w:rsidTr="00815847">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6E8E1" w14:textId="1E5E2BCB"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Maximize </w:t>
            </w:r>
            <w:del w:id="165" w:author="Thomas Harter" w:date="2026-03-28T22:36:00Z" w16du:dateUtc="2026-03-29T05:36:00Z">
              <w:r w:rsidDel="00EC7B8C">
                <w:rPr>
                  <w:rFonts w:ascii="Arial" w:eastAsia="Arial" w:hAnsi="Arial" w:cs="Arial"/>
                  <w:color w:val="000000"/>
                  <w:sz w:val="22"/>
                  <w:szCs w:val="22"/>
                </w:rPr>
                <w:delText xml:space="preserve">specific </w:delText>
              </w:r>
            </w:del>
            <w:r>
              <w:rPr>
                <w:rFonts w:ascii="Arial" w:eastAsia="Arial" w:hAnsi="Arial" w:cs="Arial"/>
                <w:color w:val="000000"/>
                <w:sz w:val="22"/>
                <w:szCs w:val="22"/>
              </w:rPr>
              <w:t xml:space="preserve">environmental </w:t>
            </w:r>
            <w:del w:id="166" w:author="Thomas Harter" w:date="2026-03-28T22:36:00Z" w16du:dateUtc="2026-03-29T05:36:00Z">
              <w:r w:rsidDel="00EC7B8C">
                <w:rPr>
                  <w:rFonts w:ascii="Arial" w:eastAsia="Arial" w:hAnsi="Arial" w:cs="Arial"/>
                  <w:color w:val="000000"/>
                  <w:sz w:val="22"/>
                  <w:szCs w:val="22"/>
                </w:rPr>
                <w:delText>flows</w:delText>
              </w:r>
            </w:del>
            <w:ins w:id="167" w:author="Thomas Harter" w:date="2026-03-28T22:36:00Z" w16du:dateUtc="2026-03-29T05:36:00Z">
              <w:r w:rsidR="00EC7B8C">
                <w:rPr>
                  <w:rFonts w:ascii="Arial" w:eastAsia="Arial" w:hAnsi="Arial" w:cs="Arial"/>
                  <w:color w:val="000000"/>
                  <w:sz w:val="22"/>
                  <w:szCs w:val="22"/>
                </w:rPr>
                <w:t>benefits</w:t>
              </w:r>
            </w:ins>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0D1F0" w14:textId="5EDD7ADF"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Hydrologic Benefit function, </w:t>
            </w:r>
            <w:ins w:id="168" w:author="Thomas Harter" w:date="2026-03-26T04:38:00Z" w16du:dateUtc="2026-03-26T11:38:00Z">
              <w:r w:rsidR="003A1772">
                <w:rPr>
                  <w:rFonts w:ascii="Arial" w:eastAsia="Arial" w:hAnsi="Arial" w:cs="Arial"/>
                  <w:color w:val="000000"/>
                  <w:sz w:val="22"/>
                  <w:szCs w:val="22"/>
                </w:rPr>
                <w:t>which relate</w:t>
              </w:r>
            </w:ins>
            <w:ins w:id="169" w:author="Thomas Harter" w:date="2026-03-28T22:37:00Z" w16du:dateUtc="2026-03-29T05:37:00Z">
              <w:r w:rsidR="00066837">
                <w:rPr>
                  <w:rFonts w:ascii="Arial" w:eastAsia="Arial" w:hAnsi="Arial" w:cs="Arial"/>
                  <w:color w:val="000000"/>
                  <w:sz w:val="22"/>
                  <w:szCs w:val="22"/>
                </w:rPr>
                <w:t>s</w:t>
              </w:r>
            </w:ins>
            <w:del w:id="170" w:author="Thomas Harter" w:date="2026-03-26T04:38:00Z" w16du:dateUtc="2026-03-26T11:38:00Z">
              <w:r w:rsidDel="003A1772">
                <w:rPr>
                  <w:rFonts w:ascii="Arial" w:eastAsia="Arial" w:hAnsi="Arial" w:cs="Arial"/>
                  <w:color w:val="000000"/>
                  <w:sz w:val="22"/>
                  <w:szCs w:val="22"/>
                </w:rPr>
                <w:delText xml:space="preserve">based on </w:delText>
              </w:r>
            </w:del>
            <w:ins w:id="171" w:author="Thomas Harter" w:date="2026-03-26T04:38:00Z" w16du:dateUtc="2026-03-26T11:38:00Z">
              <w:r w:rsidR="003A1772">
                <w:rPr>
                  <w:rFonts w:ascii="Arial" w:eastAsia="Arial" w:hAnsi="Arial" w:cs="Arial"/>
                  <w:color w:val="000000"/>
                  <w:sz w:val="22"/>
                  <w:szCs w:val="22"/>
                </w:rPr>
                <w:t xml:space="preserve"> </w:t>
              </w:r>
            </w:ins>
            <w:r>
              <w:rPr>
                <w:rFonts w:ascii="Arial" w:eastAsia="Arial" w:hAnsi="Arial" w:cs="Arial"/>
                <w:color w:val="000000"/>
                <w:sz w:val="22"/>
                <w:szCs w:val="22"/>
              </w:rPr>
              <w:t xml:space="preserve">flow metrics </w:t>
            </w:r>
            <w:del w:id="172" w:author="Thomas Harter" w:date="2026-03-26T04:38:00Z" w16du:dateUtc="2026-03-26T11:38:00Z">
              <w:r w:rsidDel="003A1772">
                <w:rPr>
                  <w:rFonts w:ascii="Arial" w:eastAsia="Arial" w:hAnsi="Arial" w:cs="Arial"/>
                  <w:color w:val="000000"/>
                  <w:sz w:val="22"/>
                  <w:szCs w:val="22"/>
                </w:rPr>
                <w:delText xml:space="preserve">empirically correlated with </w:delText>
              </w:r>
            </w:del>
            <w:ins w:id="173" w:author="Thomas Harter" w:date="2026-03-26T04:38:00Z" w16du:dateUtc="2026-03-26T11:38:00Z">
              <w:r w:rsidR="003A1772">
                <w:rPr>
                  <w:rFonts w:ascii="Arial" w:eastAsia="Arial" w:hAnsi="Arial" w:cs="Arial"/>
                  <w:color w:val="000000"/>
                  <w:sz w:val="22"/>
                  <w:szCs w:val="22"/>
                </w:rPr>
                <w:t xml:space="preserve">to </w:t>
              </w:r>
            </w:ins>
            <w:r>
              <w:rPr>
                <w:rFonts w:ascii="Arial" w:eastAsia="Arial" w:hAnsi="Arial" w:cs="Arial"/>
                <w:color w:val="000000"/>
                <w:sz w:val="22"/>
                <w:szCs w:val="22"/>
              </w:rPr>
              <w:t xml:space="preserve">coho salmon reproduction </w:t>
            </w:r>
            <w:r>
              <w:rPr>
                <w:rFonts w:ascii="Arial" w:eastAsia="Arial" w:hAnsi="Arial" w:cs="Arial"/>
                <w:color w:val="000000"/>
                <w:sz w:val="22"/>
                <w:szCs w:val="22"/>
              </w:rPr>
              <w:lastRenderedPageBreak/>
              <w:t>rates (higher values preferred)</w:t>
            </w:r>
          </w:p>
        </w:tc>
      </w:tr>
      <w:tr w:rsidR="00815847" w14:paraId="31FAACE4" w14:textId="77777777" w:rsidTr="0081584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F753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126CE" w14:textId="3AC8AB79" w:rsidR="00815847" w:rsidRDefault="007A1E33">
            <w:pPr>
              <w:pBdr>
                <w:top w:val="none" w:sz="0" w:space="0" w:color="000000"/>
                <w:left w:val="none" w:sz="0" w:space="0" w:color="000000"/>
                <w:bottom w:val="none" w:sz="0" w:space="0" w:color="000000"/>
                <w:right w:val="none" w:sz="0" w:space="0" w:color="000000"/>
              </w:pBdr>
              <w:spacing w:before="100" w:after="100"/>
              <w:ind w:left="100" w:right="100"/>
            </w:pPr>
            <w:ins w:id="174" w:author="Thomas Harter" w:date="2026-03-26T04:39:00Z" w16du:dateUtc="2026-03-26T11:39:00Z">
              <w:r>
                <w:rPr>
                  <w:rFonts w:ascii="Arial" w:eastAsia="Arial" w:hAnsi="Arial" w:cs="Arial"/>
                  <w:color w:val="000000"/>
                  <w:sz w:val="22"/>
                  <w:szCs w:val="22"/>
                </w:rPr>
                <w:t xml:space="preserve">Integrated hydrologic model </w:t>
              </w:r>
            </w:ins>
            <w:ins w:id="175" w:author="Thomas Harter" w:date="2026-03-28T22:37:00Z" w16du:dateUtc="2026-03-29T05:37:00Z">
              <w:r w:rsidR="00C555F9">
                <w:rPr>
                  <w:rFonts w:ascii="Arial" w:eastAsia="Arial" w:hAnsi="Arial" w:cs="Arial"/>
                  <w:color w:val="000000"/>
                  <w:sz w:val="22"/>
                  <w:szCs w:val="22"/>
                </w:rPr>
                <w:t xml:space="preserve">to estimate </w:t>
              </w:r>
            </w:ins>
            <w:ins w:id="176" w:author="Thomas Harter" w:date="2026-03-26T04:39:00Z" w16du:dateUtc="2026-03-26T11:39:00Z">
              <w:r>
                <w:rPr>
                  <w:rFonts w:ascii="Arial" w:eastAsia="Arial" w:hAnsi="Arial" w:cs="Arial"/>
                  <w:color w:val="000000"/>
                  <w:sz w:val="22"/>
                  <w:szCs w:val="22"/>
                </w:rPr>
                <w:t>c</w:t>
              </w:r>
            </w:ins>
            <w:del w:id="177" w:author="Thomas Harter" w:date="2026-03-26T04:39:00Z" w16du:dateUtc="2026-03-26T11:39:00Z">
              <w:r w:rsidDel="007A1E33">
                <w:rPr>
                  <w:rFonts w:ascii="Arial" w:eastAsia="Arial" w:hAnsi="Arial" w:cs="Arial"/>
                  <w:color w:val="000000"/>
                  <w:sz w:val="22"/>
                  <w:szCs w:val="22"/>
                </w:rPr>
                <w:delText>C</w:delText>
              </w:r>
            </w:del>
            <w:r>
              <w:rPr>
                <w:rFonts w:ascii="Arial" w:eastAsia="Arial" w:hAnsi="Arial" w:cs="Arial"/>
                <w:color w:val="000000"/>
                <w:sz w:val="22"/>
                <w:szCs w:val="22"/>
              </w:rPr>
              <w:t>rop ET volume over model domain</w:t>
            </w:r>
            <w:del w:id="178" w:author="Thomas Harter" w:date="2026-03-26T04:39:00Z" w16du:dateUtc="2026-03-26T11:39:00Z">
              <w:r w:rsidDel="00D30F61">
                <w:rPr>
                  <w:rFonts w:ascii="Arial" w:eastAsia="Arial" w:hAnsi="Arial" w:cs="Arial"/>
                  <w:color w:val="000000"/>
                  <w:sz w:val="22"/>
                  <w:szCs w:val="22"/>
                </w:rPr>
                <w:delText xml:space="preserve"> (higher values preferred)</w:delText>
              </w:r>
            </w:del>
            <w:ins w:id="179" w:author="Thomas Harter" w:date="2026-03-26T04:38:00Z" w16du:dateUtc="2026-03-26T11:38:00Z">
              <w:r w:rsidR="003A1772">
                <w:rPr>
                  <w:rFonts w:ascii="Arial" w:eastAsia="Arial" w:hAnsi="Arial" w:cs="Arial"/>
                  <w:color w:val="000000"/>
                  <w:sz w:val="22"/>
                  <w:szCs w:val="22"/>
                </w:rPr>
                <w:t xml:space="preserve">, </w:t>
              </w:r>
            </w:ins>
            <w:ins w:id="180" w:author="Thomas Harter" w:date="2026-03-26T04:39:00Z" w16du:dateUtc="2026-03-26T11:39:00Z">
              <w:r w:rsidR="00D30F61">
                <w:rPr>
                  <w:rFonts w:ascii="Arial" w:eastAsia="Arial" w:hAnsi="Arial" w:cs="Arial"/>
                  <w:color w:val="000000"/>
                  <w:sz w:val="22"/>
                  <w:szCs w:val="22"/>
                </w:rPr>
                <w:t xml:space="preserve">as a function of </w:t>
              </w:r>
            </w:ins>
            <w:ins w:id="181" w:author="Thomas Harter" w:date="2026-03-26T04:38:00Z" w16du:dateUtc="2026-03-26T11:38:00Z">
              <w:r w:rsidR="003A1772">
                <w:rPr>
                  <w:rFonts w:ascii="Arial" w:eastAsia="Arial" w:hAnsi="Arial" w:cs="Arial"/>
                  <w:color w:val="000000"/>
                  <w:sz w:val="22"/>
                  <w:szCs w:val="22"/>
                </w:rPr>
                <w:t>hydrology, climate, and PMA</w:t>
              </w:r>
              <w:r>
                <w:rPr>
                  <w:rFonts w:ascii="Arial" w:eastAsia="Arial" w:hAnsi="Arial" w:cs="Arial"/>
                  <w:color w:val="000000"/>
                  <w:sz w:val="22"/>
                  <w:szCs w:val="22"/>
                </w:rPr>
                <w:t xml:space="preserve"> design</w:t>
              </w:r>
            </w:ins>
          </w:p>
        </w:tc>
      </w:tr>
      <w:tr w:rsidR="00815847" w14:paraId="37E7CC77" w14:textId="77777777" w:rsidTr="00815847">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76A8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4FF7F2" w14:textId="0A52CFEC" w:rsidR="00815847" w:rsidRDefault="003D08E3">
            <w:pPr>
              <w:pBdr>
                <w:top w:val="none" w:sz="0" w:space="0" w:color="000000"/>
                <w:left w:val="none" w:sz="0" w:space="0" w:color="000000"/>
                <w:bottom w:val="none" w:sz="0" w:space="0" w:color="000000"/>
                <w:right w:val="none" w:sz="0" w:space="0" w:color="000000"/>
              </w:pBdr>
              <w:spacing w:before="100" w:after="100"/>
              <w:ind w:left="100" w:right="100"/>
            </w:pPr>
            <w:ins w:id="182" w:author="Thomas Harter" w:date="2026-03-26T04:40:00Z" w16du:dateUtc="2026-03-26T11:40:00Z">
              <w:r>
                <w:rPr>
                  <w:rFonts w:ascii="Arial" w:eastAsia="Arial" w:hAnsi="Arial" w:cs="Arial"/>
                  <w:color w:val="000000"/>
                  <w:sz w:val="22"/>
                  <w:szCs w:val="22"/>
                </w:rPr>
                <w:t>Stakeholder-identified f</w:t>
              </w:r>
            </w:ins>
            <w:del w:id="183" w:author="Thomas Harter" w:date="2026-03-26T04:40:00Z" w16du:dateUtc="2026-03-26T11:40:00Z">
              <w:r w:rsidDel="003D08E3">
                <w:rPr>
                  <w:rFonts w:ascii="Arial" w:eastAsia="Arial" w:hAnsi="Arial" w:cs="Arial"/>
                  <w:color w:val="000000"/>
                  <w:sz w:val="22"/>
                  <w:szCs w:val="22"/>
                </w:rPr>
                <w:delText>F</w:delText>
              </w:r>
            </w:del>
            <w:r>
              <w:rPr>
                <w:rFonts w:ascii="Arial" w:eastAsia="Arial" w:hAnsi="Arial" w:cs="Arial"/>
                <w:color w:val="000000"/>
                <w:sz w:val="22"/>
                <w:szCs w:val="22"/>
              </w:rPr>
              <w:t>easibility category</w:t>
            </w:r>
            <w:ins w:id="184" w:author="Thomas Harter" w:date="2026-03-26T04:40:00Z" w16du:dateUtc="2026-03-26T11:40:00Z">
              <w:r>
                <w:rPr>
                  <w:rFonts w:ascii="Arial" w:eastAsia="Arial" w:hAnsi="Arial" w:cs="Arial"/>
                  <w:color w:val="000000"/>
                  <w:sz w:val="22"/>
                  <w:szCs w:val="22"/>
                </w:rPr>
                <w:t xml:space="preserve">, </w:t>
              </w:r>
            </w:ins>
            <w:del w:id="185" w:author="Thomas Harter" w:date="2026-03-26T04:40:00Z" w16du:dateUtc="2026-03-26T11:40:00Z">
              <w:r w:rsidDel="003D08E3">
                <w:rPr>
                  <w:rFonts w:ascii="Arial" w:eastAsia="Arial" w:hAnsi="Arial" w:cs="Arial"/>
                  <w:color w:val="000000"/>
                  <w:sz w:val="22"/>
                  <w:szCs w:val="22"/>
                </w:rPr>
                <w:delText xml:space="preserve"> of </w:delText>
              </w:r>
            </w:del>
            <w:r>
              <w:rPr>
                <w:rFonts w:ascii="Arial" w:eastAsia="Arial" w:hAnsi="Arial" w:cs="Arial"/>
                <w:color w:val="000000"/>
                <w:sz w:val="22"/>
                <w:szCs w:val="22"/>
              </w:rPr>
              <w:t>1-4 (lower values preferred)</w:t>
            </w:r>
          </w:p>
        </w:tc>
      </w:tr>
    </w:tbl>
    <w:p w14:paraId="529BCAFE" w14:textId="77777777" w:rsidR="00815847" w:rsidRDefault="009868D6">
      <w:pPr>
        <w:pStyle w:val="Heading2"/>
      </w:pPr>
      <w:bookmarkStart w:id="186" w:name="objective-functions"/>
      <w:r>
        <w:rPr>
          <w:rStyle w:val="SectionNumber"/>
        </w:rPr>
        <w:t>3.1</w:t>
      </w:r>
      <w:r>
        <w:tab/>
        <w:t>Objective functions</w:t>
      </w:r>
    </w:p>
    <w:p w14:paraId="3DC76357" w14:textId="77777777" w:rsidR="00815847" w:rsidRDefault="009868D6">
      <w:pPr>
        <w:pStyle w:val="Heading3"/>
      </w:pPr>
      <w:bookmarkStart w:id="187" w:name="hydrologic-benefit-function"/>
      <w:r>
        <w:rPr>
          <w:rStyle w:val="SectionNumber"/>
        </w:rPr>
        <w:t>3.1.1</w:t>
      </w:r>
      <w:r>
        <w:tab/>
        <w:t>Hydrologic Benefit function</w:t>
      </w:r>
    </w:p>
    <w:p w14:paraId="253ADE1E" w14:textId="77777777" w:rsidR="00815847" w:rsidRDefault="009868D6">
      <w:pPr>
        <w:pStyle w:val="FirstParagraph"/>
      </w:pPr>
      <w:r>
        <w:t>Conceptually, the Hydrologic Benefit (HB) function aims to answer the question: to what degree does this water year provide enough flow, at the right time, for this species?</w:t>
      </w:r>
    </w:p>
    <w:p w14:paraId="5E67F2BF" w14:textId="249D6DB0" w:rsidR="00815847" w:rsidRDefault="009868D6">
      <w:pPr>
        <w:pStyle w:val="BodyText"/>
      </w:pPr>
      <w:r>
        <w:t xml:space="preserve">In a previous study, we empirically identified hydrograph features of high importance to Scott River coho and Chinook, based on correlations between hydrology and ecological observations such as </w:t>
      </w:r>
      <w:proofErr w:type="spellStart"/>
      <w:r>
        <w:t>outmigrating</w:t>
      </w:r>
      <w:proofErr w:type="spellEnd"/>
      <w:r>
        <w:t xml:space="preserve"> juvenile abundance (Kouba et al. 2025). The HB function </w:t>
      </w:r>
      <w:del w:id="188" w:author="Thomas Harter" w:date="2026-03-24T00:34:00Z" w16du:dateUtc="2026-03-24T07:34:00Z">
        <w:r w:rsidDel="00E40350">
          <w:delText xml:space="preserve">is </w:delText>
        </w:r>
      </w:del>
      <w:r>
        <w:t>represent</w:t>
      </w:r>
      <w:ins w:id="189" w:author="Thomas Harter" w:date="2026-03-24T00:34:00Z" w16du:dateUtc="2026-03-24T07:34:00Z">
        <w:r w:rsidR="00E40350">
          <w:t>s</w:t>
        </w:r>
      </w:ins>
      <w:del w:id="190" w:author="Thomas Harter" w:date="2026-03-24T00:34:00Z" w16du:dateUtc="2026-03-24T07:34:00Z">
        <w:r w:rsidDel="00E40350">
          <w:delText>ed as</w:delText>
        </w:r>
      </w:del>
      <w:r>
        <w:t xml:space="preserve"> a linear combination of these high-importance annual functional flow values.</w:t>
      </w:r>
    </w:p>
    <w:p w14:paraId="54D87F06" w14:textId="77777777" w:rsidR="00815847" w:rsidRDefault="009868D6">
      <w:pPr>
        <w:pStyle w:val="BodyText"/>
      </w:pPr>
      <w:r>
        <w:t xml:space="preserve">Functional flows are set of streamflow metrics related to the timing, amplitude, and duration of flow phenomena (Yarnell et al. 2015; Patterson et al. 2020; Carpenter 2024). In the HB function, these were weighted according to their power to predict coho and Chinook outcomes, such as smolt production or smolt production normalized per female spawner. The combination of these weighted metrics can be interpreted as a prediction of coho reproduction that is empirically </w:t>
      </w:r>
      <w:r>
        <w:rPr>
          <w:i/>
          <w:iCs/>
        </w:rPr>
        <w:t>associated with</w:t>
      </w:r>
      <w:r>
        <w:t xml:space="preserve"> and appears to be </w:t>
      </w:r>
      <w:r>
        <w:rPr>
          <w:i/>
          <w:iCs/>
        </w:rPr>
        <w:t>supported by</w:t>
      </w:r>
      <w:r>
        <w:t xml:space="preserve"> hydrologic factors. Importantly, the HB functions developed in this exercise explain only about </w:t>
      </w:r>
      <w:r>
        <w:rPr>
          <w:i/>
          <w:iCs/>
        </w:rPr>
        <w:t>40% to 60%</w:t>
      </w:r>
      <w:r>
        <w:t xml:space="preserve"> of variation in observed smolt abundance, and the remaining 60%-40% of variation is assumed related to other life conditions, e.g., number of returning spawners, water quality, food resources, and internal fishery population dynamics (Kouba et al. 2025).</w:t>
      </w:r>
    </w:p>
    <w:p w14:paraId="108DE9C4" w14:textId="77777777" w:rsidR="00815847" w:rsidRDefault="009868D6">
      <w:pPr>
        <w:pStyle w:val="BodyText"/>
      </w:pPr>
      <w:r>
        <w:t xml:space="preserve">There are many different possible HB function formulations; one example HB function is included </w:t>
      </w:r>
      <w:proofErr w:type="gramStart"/>
      <w:r>
        <w:t>below</w:t>
      </w:r>
      <w:proofErr w:type="gramEnd"/>
      <w:r>
        <w:t xml:space="preserve"> and three additional formulations are explored in Supplemental Material. These four HB functions correspond to the best-fit statistical model for two species (coho and Chinook) as measured using two different units of annual salmon reproduction (</w:t>
      </w:r>
      <w:proofErr w:type="spellStart"/>
      <w:r>
        <w:t>outmigrating</w:t>
      </w:r>
      <w:proofErr w:type="spellEnd"/>
      <w:r>
        <w:t xml:space="preserve"> smolt abundance and normalized smolt-per-adult-spawner in the relevant brood year). See Supplemental Material for more HB function design information.</w:t>
      </w:r>
    </w:p>
    <w:p w14:paraId="2F4DBCDA" w14:textId="77777777" w:rsidR="00815847" w:rsidRDefault="009868D6">
      <w:pPr>
        <w:pStyle w:val="BodyText"/>
      </w:pPr>
      <w:r>
        <w:t xml:space="preserve">The example HB function highlighted here is based on coho juvenile outmigrant abundance. It predicts that a higher number of coho smolt produced (coho smolt-equivalent) is related to higher fall flows during a cohort’s parents’ spawning, lower fall </w:t>
      </w:r>
      <w:r>
        <w:lastRenderedPageBreak/>
        <w:t>flows during a cohort’s time as overwintering yearlings, and a slower spring recession (see coefficient values in Table 3).</w:t>
      </w:r>
    </w:p>
    <w:p w14:paraId="5452B6F5" w14:textId="77777777" w:rsidR="00815847" w:rsidRDefault="009868D6">
      <w:pPr>
        <w:pStyle w:val="TableCaption"/>
      </w:pPr>
      <w:bookmarkStart w:id="191" w:name="tab:coefTabMainText"/>
      <w:bookmarkEnd w:id="191"/>
      <w:r>
        <w:t xml:space="preserve">Table 3: Coefficients for the Hydrologic Benefit function, an </w:t>
      </w:r>
      <w:proofErr w:type="spellStart"/>
      <w:r>
        <w:t>emperical</w:t>
      </w:r>
      <w:proofErr w:type="spellEnd"/>
      <w:r>
        <w:t xml:space="preserve">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815847" w14:paraId="4506D1A3"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1C4F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D5FF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8523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815847" w14:paraId="7B587170" w14:textId="77777777" w:rsidTr="0081584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22E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88C6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E08E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815847" w14:paraId="6414E8F1" w14:textId="77777777" w:rsidTr="0081584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4C8A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1948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C59F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815847" w14:paraId="45AA0607" w14:textId="77777777" w:rsidTr="0081584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961E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ED56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CD5F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815847" w14:paraId="52B8F25D" w14:textId="77777777" w:rsidTr="0081584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6208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A705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3EA1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1C36AA7C" w14:textId="3A418745" w:rsidR="00815847" w:rsidRDefault="009868D6">
      <w:pPr>
        <w:pStyle w:val="BodyText"/>
      </w:pPr>
      <w:r>
        <w:t>Functional flow metrics informing the HB function were calculated from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using signal processing algorithms developed by the California Environmental Flows Framework (Yarnell et al. 2015; Patterson et al. 2020; Carpenter 2024). One key model result of the historical basecase scenario in SVIHM is a </w:t>
      </w:r>
      <w:r>
        <w:rPr>
          <w:i/>
          <w:iCs/>
        </w:rPr>
        <w:t>simulated</w:t>
      </w:r>
      <w:r>
        <w:t xml:space="preserve">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m:t>
            </m:r>
            <m:r>
              <w:rPr>
                <w:rFonts w:ascii="Cambria Math" w:hAnsi="Cambria Math"/>
              </w:rPr>
              <m:t>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m:t>
            </m:r>
            <m:r>
              <w:rPr>
                <w:rFonts w:ascii="Cambria Math" w:hAnsi="Cambria Math"/>
              </w:rPr>
              <m:t>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To </w:t>
      </w:r>
      <w:proofErr w:type="gramStart"/>
      <w:r>
        <w:t>control for</w:t>
      </w:r>
      <w:proofErr w:type="gramEnd"/>
      <w:r>
        <w:t xml:space="preserve"> this, all </w:t>
      </w:r>
      <w:proofErr w:type="gramStart"/>
      <w:r>
        <w:t>basecase</w:t>
      </w:r>
      <w:proofErr w:type="gramEnd"/>
      <w:r>
        <w:t xml:space="preserv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m:t>
            </m:r>
            <m:r>
              <w:rPr>
                <w:rFonts w:ascii="Cambria Math" w:hAnsi="Cambria Math"/>
              </w:rPr>
              <m:t>basecase</m:t>
            </m:r>
          </m:sub>
        </m:sSub>
      </m:oMath>
      <w:r>
        <w:t xml:space="preserve">, making them directly comparable to HB values derived from the simulated FJ flow records </w:t>
      </w:r>
      <w:del w:id="192" w:author="Thomas Harter" w:date="2026-03-24T00:36:00Z" w16du:dateUtc="2026-03-24T07:36:00Z">
        <w:r w:rsidDel="00CF049B">
          <w:delText xml:space="preserve">in </w:delText>
        </w:r>
      </w:del>
      <w:ins w:id="193" w:author="Thomas Harter" w:date="2026-03-24T00:36:00Z" w16du:dateUtc="2026-03-24T07:36:00Z">
        <w:r w:rsidR="00CF049B">
          <w:t xml:space="preserve">of </w:t>
        </w:r>
      </w:ins>
      <w:r>
        <w:t xml:space="preserve">the hypothetical management scenarios. </w:t>
      </w:r>
    </w:p>
    <w:p w14:paraId="78372292" w14:textId="77777777" w:rsidR="00815847" w:rsidRDefault="009868D6">
      <w:pPr>
        <w:pStyle w:val="Heading3"/>
      </w:pPr>
      <w:bookmarkStart w:id="194" w:name="Xb6ca5dd654202e76d1db9f1bc12c98cced9d6aa"/>
      <w:bookmarkEnd w:id="187"/>
      <w:r>
        <w:rPr>
          <w:rStyle w:val="SectionNumber"/>
        </w:rPr>
        <w:t>3.1.2</w:t>
      </w:r>
      <w:r>
        <w:tab/>
        <w:t>ET volume function (agricultural benefit proxy)</w:t>
      </w:r>
    </w:p>
    <w:p w14:paraId="76363ED6" w14:textId="77777777" w:rsidR="00815847" w:rsidRDefault="009868D6">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1A158511" w14:textId="77777777" w:rsidR="00815847" w:rsidRDefault="009868D6">
      <w:pPr>
        <w:pStyle w:val="BodyText"/>
      </w:pPr>
      <w:r>
        <w:t>Additionally, for alfalfa and pasture, which continue growing as long as water is available, a strong relationship between crop ET and yield is assumed (Carter and Sheaffer 1983). However, we assume that grain, another important local crop, has a different relationship than alfalfa between ET and revenue, as grain is harvested once per year in mid-to-late summer and alfalfa is harvested three to four times per year in this region (Harter and Hines 2008). This makes interpretation of the agricultural objecti</w:t>
      </w:r>
      <w:r>
        <w:t xml:space="preserve">ve functions more </w:t>
      </w:r>
      <w:r>
        <w:lastRenderedPageBreak/>
        <w:t>complicated for three crop change scenarios in which alfalfa is converted to grain; this is explored further in the Discussion section.</w:t>
      </w:r>
    </w:p>
    <w:p w14:paraId="469E9140" w14:textId="77777777" w:rsidR="00815847" w:rsidRDefault="009868D6">
      <w:pPr>
        <w:pStyle w:val="Heading3"/>
      </w:pPr>
      <w:bookmarkStart w:id="195" w:name="Xfd5664932b25b1108017cbc6e0e75c8014ecd36"/>
      <w:bookmarkEnd w:id="194"/>
      <w:r>
        <w:rPr>
          <w:rStyle w:val="SectionNumber"/>
        </w:rPr>
        <w:t>3.1.3</w:t>
      </w:r>
      <w:r>
        <w:tab/>
        <w:t>Proxy for scenario infrastructure investment</w:t>
      </w:r>
    </w:p>
    <w:p w14:paraId="4C37274E" w14:textId="77777777" w:rsidR="00815847" w:rsidRDefault="009868D6">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7AEBBA1E" w14:textId="77777777" w:rsidR="00815847" w:rsidRDefault="009868D6">
      <w:pPr>
        <w:pStyle w:val="Compact"/>
        <w:numPr>
          <w:ilvl w:val="0"/>
          <w:numId w:val="5"/>
        </w:numPr>
      </w:pPr>
      <w:r>
        <w:t>No feasibility barriers (</w:t>
      </w:r>
      <w:proofErr w:type="spellStart"/>
      <w:r>
        <w:t>basecase</w:t>
      </w:r>
      <w:proofErr w:type="spellEnd"/>
      <w:r>
        <w:t>; maintain current practices)</w:t>
      </w:r>
    </w:p>
    <w:p w14:paraId="4050087C" w14:textId="77777777" w:rsidR="00815847" w:rsidRDefault="009868D6">
      <w:pPr>
        <w:pStyle w:val="Compact"/>
        <w:numPr>
          <w:ilvl w:val="0"/>
          <w:numId w:val="5"/>
        </w:numPr>
      </w:pPr>
      <w:r>
        <w:t>Implementable with current infrastructure</w:t>
      </w:r>
    </w:p>
    <w:p w14:paraId="596252FD" w14:textId="77777777" w:rsidR="00815847" w:rsidRDefault="009868D6">
      <w:pPr>
        <w:pStyle w:val="Compact"/>
        <w:numPr>
          <w:ilvl w:val="0"/>
          <w:numId w:val="5"/>
        </w:numPr>
      </w:pPr>
      <w:r>
        <w:t>Requires new infrastructure that would take 1-2 years to build</w:t>
      </w:r>
    </w:p>
    <w:p w14:paraId="2C169ADD" w14:textId="77777777" w:rsidR="00815847" w:rsidRDefault="009868D6">
      <w:pPr>
        <w:pStyle w:val="Compact"/>
        <w:numPr>
          <w:ilvl w:val="0"/>
          <w:numId w:val="5"/>
        </w:numPr>
      </w:pPr>
      <w:r>
        <w:t>Requires new infrastructure that would take 3-5 years to build</w:t>
      </w:r>
    </w:p>
    <w:p w14:paraId="7A3FD9C9" w14:textId="77777777" w:rsidR="00815847" w:rsidRDefault="009868D6">
      <w:pPr>
        <w:pStyle w:val="Compact"/>
        <w:numPr>
          <w:ilvl w:val="0"/>
          <w:numId w:val="5"/>
        </w:numPr>
      </w:pPr>
      <w:r>
        <w:t>Requires new infrastructure that would take 5+ years to build</w:t>
      </w:r>
    </w:p>
    <w:p w14:paraId="7E92FB7D" w14:textId="77777777" w:rsidR="00815847" w:rsidRDefault="009868D6">
      <w:pPr>
        <w:pStyle w:val="FirstParagraph"/>
      </w:pPr>
      <w:r>
        <w:t xml:space="preserve">This reflects the </w:t>
      </w:r>
      <w:proofErr w:type="gramStart"/>
      <w:r>
        <w:t>first-order</w:t>
      </w:r>
      <w:proofErr w:type="gramEnd"/>
      <w:r>
        <w:t xml:space="preserve"> understanding that, for example, building a reservoir (assigned to category 4) will take more effort and resources in terms of permitting and construction than widespread installation of higher-efficiency irrigation technology (assigned to category 2). See Table 6 for full list of assigned categories.</w:t>
      </w:r>
    </w:p>
    <w:p w14:paraId="67C6D3D5" w14:textId="77777777" w:rsidR="00815847" w:rsidRDefault="009868D6">
      <w:pPr>
        <w:pStyle w:val="Heading2"/>
      </w:pPr>
      <w:bookmarkStart w:id="196" w:name="analyses-of-objective-function-values"/>
      <w:bookmarkEnd w:id="186"/>
      <w:bookmarkEnd w:id="195"/>
      <w:r>
        <w:rPr>
          <w:rStyle w:val="SectionNumber"/>
        </w:rPr>
        <w:t>3.2</w:t>
      </w:r>
      <w:r>
        <w:tab/>
        <w:t>Analyses of objective function values</w:t>
      </w:r>
    </w:p>
    <w:p w14:paraId="51B98219" w14:textId="77777777" w:rsidR="00815847" w:rsidRDefault="009868D6">
      <w:pPr>
        <w:pStyle w:val="Heading3"/>
      </w:pPr>
      <w:bookmarkStart w:id="197" w:name="trade-off-efficiency"/>
      <w:r>
        <w:rPr>
          <w:rStyle w:val="SectionNumber"/>
        </w:rPr>
        <w:t>3.2.1</w:t>
      </w:r>
      <w:r>
        <w:tab/>
        <w:t>Trade-off efficiency</w:t>
      </w:r>
    </w:p>
    <w:p w14:paraId="54C0CC40" w14:textId="77777777" w:rsidR="00815847" w:rsidRDefault="009868D6">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oMath>
      <w:r>
        <w:t>, is unitless (i.e., it has units of smolt-equiv. per smolt-equiv. / million m</w:t>
      </w:r>
      <w:r>
        <w:rPr>
          <w:vertAlign w:val="superscript"/>
        </w:rPr>
        <w:t>3</w:t>
      </w:r>
      <w:r>
        <w:t xml:space="preserve"> per million m</w:t>
      </w:r>
      <w:r>
        <w:rPr>
          <w:vertAlign w:val="superscript"/>
        </w:rPr>
        <w:t>3</w:t>
      </w:r>
      <w:r>
        <w:t>) (see equations below).</w:t>
      </w:r>
    </w:p>
    <w:p w14:paraId="0368A4EC" w14:textId="77777777" w:rsidR="00815847" w:rsidRDefault="009868D6">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608B93E6" w14:textId="77777777" w:rsidR="00815847" w:rsidRDefault="009868D6">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m:t>
              </m:r>
              <m:r>
                <w:rPr>
                  <w:rFonts w:ascii="Cambria Math" w:hAnsi="Cambria Math"/>
                </w:rPr>
                <m:t> </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65B5D829" w14:textId="77777777" w:rsidR="00815847" w:rsidRDefault="009868D6">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basecase</m:t>
                  </m:r>
                </m:sub>
              </m:sSub>
            </m:den>
          </m:f>
        </m:oMath>
      </m:oMathPara>
    </w:p>
    <w:p w14:paraId="0C329588" w14:textId="77777777" w:rsidR="00815847" w:rsidRDefault="009868D6">
      <w:pPr>
        <w:pStyle w:val="Heading3"/>
      </w:pPr>
      <w:bookmarkStart w:id="198" w:name="pareto-optimal-set-of-management-actions"/>
      <w:bookmarkEnd w:id="197"/>
      <w:r>
        <w:rPr>
          <w:rStyle w:val="SectionNumber"/>
        </w:rPr>
        <w:t>3.2.2</w:t>
      </w:r>
      <w:r>
        <w:tab/>
        <w:t>Pareto-optimal set of management actions</w:t>
      </w:r>
    </w:p>
    <w:p w14:paraId="0B9F46D2" w14:textId="77777777" w:rsidR="00815847" w:rsidRDefault="009868D6">
      <w:pPr>
        <w:pStyle w:val="FirstParagraph"/>
      </w:pPr>
      <w:r>
        <w:t xml:space="preserve">After calculating the objective function values for each scenario, we applied a simple algorithm to identify the Pareto-optimal set of scenarios (Pareto 1896). A scenario was identified as Pareto-optimal if there were no other scenarios that performed better in two or more objectives. In other words, the Pareto-optimal set is the collection of scenarios in </w:t>
      </w:r>
      <w:r>
        <w:lastRenderedPageBreak/>
        <w:t xml:space="preserve">which it is not possible to improve on one objective without reducing performance in another objective. </w:t>
      </w:r>
      <w:proofErr w:type="gramStart"/>
      <w:r>
        <w:t>By definition, this</w:t>
      </w:r>
      <w:proofErr w:type="gramEnd"/>
      <w:r>
        <w:t xml:space="preserve"> set cannot evaluate trade-offs between objectives; we use it here to identify quantitatively suboptimal scenarios.</w:t>
      </w:r>
    </w:p>
    <w:p w14:paraId="786C938B" w14:textId="77777777" w:rsidR="00815847" w:rsidRDefault="009868D6">
      <w:pPr>
        <w:pStyle w:val="Heading2"/>
      </w:pPr>
      <w:bookmarkStart w:id="199" w:name="hydrologic-model-summary"/>
      <w:bookmarkEnd w:id="196"/>
      <w:bookmarkEnd w:id="198"/>
      <w:r>
        <w:rPr>
          <w:rStyle w:val="SectionNumber"/>
        </w:rPr>
        <w:t>3.3</w:t>
      </w:r>
      <w:r>
        <w:tab/>
        <w:t>Hydrologic model summary</w:t>
      </w:r>
    </w:p>
    <w:p w14:paraId="7865309B" w14:textId="77777777" w:rsidR="00815847" w:rsidRDefault="009868D6">
      <w:pPr>
        <w:pStyle w:val="FirstParagraph"/>
      </w:pPr>
      <w:r>
        <w:t>The Scott Valley Integrated Hydrologic Model (SVIHM) (2019) is a surface and groundwater model driven by tributary stream inflows, precipitation, and reference evapotranspiration (ET</w:t>
      </w:r>
      <w:r>
        <w:rPr>
          <w:vertAlign w:val="subscript"/>
        </w:rPr>
        <w:t>0</w:t>
      </w:r>
      <w:r>
        <w:t>). Like all models, it does not perfectly reproduce historical observations, but it successfully captures key watershed-scale hydrologic phenomena that can be used to evaluate potential outcomes of specific management actions.</w:t>
      </w:r>
    </w:p>
    <w:p w14:paraId="5D06A6EA" w14:textId="77777777" w:rsidR="00815847" w:rsidRDefault="009868D6">
      <w:pPr>
        <w:pStyle w:val="BodyText"/>
      </w:pPr>
      <w:r>
        <w:t xml:space="preserve">The SVIHM is composed of three cascading sub-models. First, complete daily records of tributary stream inflow are generated using a statistical streamflow regression model, in which the continuous Fort Jones record was used to predict missing values in the daily flow records of 12 major tributaries (Foglia et al. 2013). Second, a custom-built soil water budget model simulated irrigation demand, irrigation applied (surface and groundwater), ET and percolation to </w:t>
      </w:r>
      <w:proofErr w:type="gramStart"/>
      <w:r>
        <w:t>aquifer calculated</w:t>
      </w:r>
      <w:proofErr w:type="gramEnd"/>
      <w:r>
        <w:t xml:space="preserve">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w:t>
      </w:r>
    </w:p>
    <w:p w14:paraId="633E3B8B" w14:textId="292883A8" w:rsidR="00815847" w:rsidRDefault="009868D6">
      <w:pPr>
        <w:pStyle w:val="BodyText"/>
      </w:pPr>
      <w:r>
        <w:t xml:space="preserve">For GSP development, SVIHM was used extensively to perform </w:t>
      </w:r>
      <w:ins w:id="200" w:author="Thomas Harter" w:date="2026-03-28T22:42:00Z" w16du:dateUtc="2026-03-29T05:42:00Z">
        <w:r w:rsidR="00597F93">
          <w:t>PMA</w:t>
        </w:r>
      </w:ins>
      <w:del w:id="201" w:author="Thomas Harter" w:date="2026-03-28T22:42:00Z" w16du:dateUtc="2026-03-29T05:42:00Z">
        <w:r w:rsidDel="00597F93">
          <w:delText>what-if</w:delText>
        </w:r>
      </w:del>
      <w:r>
        <w:t xml:space="preserve"> scenarios using the historic climate and land use, covering 1991-2018. (For purposes of this study, the model period has been extended through Sept. 30, 2025.) Scenario simulations repeat the calibrated historical </w:t>
      </w:r>
      <w:proofErr w:type="spellStart"/>
      <w:proofErr w:type="gramStart"/>
      <w:r>
        <w:t>basecase</w:t>
      </w:r>
      <w:proofErr w:type="spellEnd"/>
      <w:proofErr w:type="gramEnd"/>
      <w:r>
        <w:t xml:space="preserv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w:t>
      </w:r>
      <w:r>
        <w:t xml:space="preserve">of the </w:t>
      </w:r>
      <w:proofErr w:type="spellStart"/>
      <w:r>
        <w:t>basecase</w:t>
      </w:r>
      <w:proofErr w:type="spellEnd"/>
      <w:r>
        <w:t xml:space="preserve"> simulation. Key results of each SVIHM scenario, used in the objective functions described below, are:</w:t>
      </w:r>
    </w:p>
    <w:p w14:paraId="657F29D9" w14:textId="77777777" w:rsidR="00815847" w:rsidRDefault="009868D6">
      <w:pPr>
        <w:pStyle w:val="Compact"/>
        <w:numPr>
          <w:ilvl w:val="0"/>
          <w:numId w:val="6"/>
        </w:numPr>
      </w:pPr>
      <w:r>
        <w:t>A prediction of Scott River daily average flow at the Fort Jones Gauge, which is co-located with the surface water outlet of the model domain; and</w:t>
      </w:r>
    </w:p>
    <w:p w14:paraId="5A754851" w14:textId="77777777" w:rsidR="00815847" w:rsidRDefault="009868D6">
      <w:pPr>
        <w:pStyle w:val="Compact"/>
        <w:numPr>
          <w:ilvl w:val="0"/>
          <w:numId w:val="6"/>
        </w:numPr>
      </w:pPr>
      <w:r>
        <w:t>Simulated total ET of crops and native vegetation within the model domain.</w:t>
      </w:r>
    </w:p>
    <w:p w14:paraId="60642723" w14:textId="77777777" w:rsidR="00815847" w:rsidRDefault="009868D6">
      <w:pPr>
        <w:pStyle w:val="Heading2"/>
      </w:pPr>
      <w:bookmarkStart w:id="202" w:name="management-scenario-descriptions"/>
      <w:bookmarkEnd w:id="199"/>
      <w:r>
        <w:rPr>
          <w:rStyle w:val="SectionNumber"/>
        </w:rPr>
        <w:t>3.4</w:t>
      </w:r>
      <w:r>
        <w:tab/>
        <w:t>Management scenario descriptions</w:t>
      </w:r>
    </w:p>
    <w:p w14:paraId="7D3E5023" w14:textId="77777777" w:rsidR="00815847" w:rsidRDefault="009868D6">
      <w:pPr>
        <w:pStyle w:val="FirstParagraph"/>
      </w:pPr>
      <w:r>
        <w:t>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2013; Tolley, Foglia, and Harter 2019), and cost-effective technical support was provided by graduate students and researchers at the University of California, Davis.</w:t>
      </w:r>
      <w:r>
        <w:t xml:space="preserve"> Of the 64 </w:t>
      </w:r>
      <w:r>
        <w:lastRenderedPageBreak/>
        <w:t xml:space="preserve">scenarios, only 25 are considered here. Several were ruled out as obviously unfeasible (e.g., construction of a </w:t>
      </w:r>
      <w:proofErr w:type="gramStart"/>
      <w:r>
        <w:t>134 thousand acre-foot</w:t>
      </w:r>
      <w:proofErr w:type="gramEnd"/>
      <w:r>
        <w:t xml:space="preserve"> reservoir to ensure 100% flow reliability even during severe drought, in an area with topography that could not support such a large capacity), and some were excluded due to redundancy.</w:t>
      </w:r>
    </w:p>
    <w:p w14:paraId="5A955A88" w14:textId="77777777" w:rsidR="00815847" w:rsidRDefault="009868D6">
      <w:pPr>
        <w:pStyle w:val="BodyText"/>
      </w:pPr>
      <w:r>
        <w:t>The scenarios are grouped here by category (Table 4). Within each category various details were altered (e.g., an alfalfa irrigation cessation date of July 10 versus August 15). Additional scenario descriptions are included below in Results and in Supplement A.</w:t>
      </w:r>
    </w:p>
    <w:p w14:paraId="2EBEEB26" w14:textId="77777777" w:rsidR="00815847" w:rsidRDefault="009868D6">
      <w:pPr>
        <w:pStyle w:val="TableCaption"/>
      </w:pPr>
      <w:bookmarkStart w:id="203" w:name="tab:scenCategoryTab"/>
      <w:bookmarkEnd w:id="203"/>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815847" w14:paraId="5FFDAF46"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4FDF2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31C16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5503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 xml:space="preserve">Num. </w:t>
            </w:r>
            <w:proofErr w:type="spellStart"/>
            <w:r>
              <w:rPr>
                <w:rFonts w:ascii="Arial" w:eastAsia="Arial" w:hAnsi="Arial" w:cs="Arial"/>
                <w:color w:val="000000"/>
                <w:sz w:val="22"/>
                <w:szCs w:val="22"/>
              </w:rPr>
              <w:t>Scen</w:t>
            </w:r>
            <w:proofErr w:type="spellEnd"/>
            <w:r>
              <w:rPr>
                <w:rFonts w:ascii="Arial" w:eastAsia="Arial" w:hAnsi="Arial" w:cs="Arial"/>
                <w:color w:val="000000"/>
                <w:sz w:val="22"/>
                <w:szCs w:val="22"/>
              </w:rPr>
              <w: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3A9A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40F4D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815847" w14:paraId="43F19F22" w14:textId="77777777" w:rsidTr="00815847">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A021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F419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4F74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F576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9DB5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Basecase</w:t>
            </w:r>
            <w:proofErr w:type="spellEnd"/>
          </w:p>
        </w:tc>
      </w:tr>
      <w:tr w:rsidR="00815847" w14:paraId="4B136B1B"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2AA1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EnhRch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47D9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C58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DAF9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74FF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15847" w14:paraId="3DEBBC2F"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0C37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IrrEff</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6E80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0E2F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FBF9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2E5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15847" w14:paraId="42781C45"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19F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4BA4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A240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6222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7F4D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15847" w14:paraId="0C05133E"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156D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CropCh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CD06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464B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7F9F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DA23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15847" w14:paraId="450A0AA4"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FDD4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AlfIrr</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EFF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BBF2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06FB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A9CB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15847" w14:paraId="3D26B7A7"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7156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D433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7BE2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630E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3F9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15847" w14:paraId="030CBB43"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0660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FlowLims</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5C9C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B48A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718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197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15847" w14:paraId="4D8E39CF"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8AD9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NatVegH</w:t>
            </w:r>
            <w:proofErr w:type="spellEnd"/>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75E4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C3E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C7E0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AE27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815847" w14:paraId="20245FF6" w14:textId="77777777" w:rsidTr="00815847">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C977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NatVegL</w:t>
            </w:r>
            <w:proofErr w:type="spellEnd"/>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5C4F5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D31B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8592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8FE3D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2E822454" w14:textId="77777777" w:rsidR="00815847" w:rsidRDefault="009868D6">
      <w:pPr>
        <w:pStyle w:val="Heading1"/>
      </w:pPr>
      <w:bookmarkStart w:id="204" w:name="results"/>
      <w:bookmarkEnd w:id="109"/>
      <w:bookmarkEnd w:id="202"/>
      <w:r>
        <w:rPr>
          <w:rStyle w:val="SectionNumber"/>
        </w:rPr>
        <w:t>4</w:t>
      </w:r>
      <w:r>
        <w:tab/>
        <w:t>Results</w:t>
      </w:r>
    </w:p>
    <w:p w14:paraId="51B87AB0" w14:textId="77777777" w:rsidR="00815847" w:rsidRDefault="009868D6">
      <w:pPr>
        <w:pStyle w:val="FirstParagraph"/>
      </w:pPr>
      <w:r>
        <w:t xml:space="preserve">As described above, the degree to which the </w:t>
      </w:r>
      <w:proofErr w:type="spellStart"/>
      <w:r>
        <w:t>basecase</w:t>
      </w:r>
      <w:proofErr w:type="spellEnd"/>
      <w:r>
        <w:t xml:space="preserve"> and 24 scenarios achieved local management goals </w:t>
      </w:r>
      <w:proofErr w:type="gramStart"/>
      <w:r>
        <w:t>was</w:t>
      </w:r>
      <w:proofErr w:type="gramEnd"/>
      <w:r>
        <w:t xml:space="preserve"> summarized using two objective functions. A summary value for the agricultural objective (total crop ET volume) and for the environmental objective (a Hydrologic Benefit [HB] value in units of predicted smolt abundance for coho) were calculated for each water year/brood year in the 35-year simulation period, for each </w:t>
      </w:r>
      <w:r>
        <w:lastRenderedPageBreak/>
        <w:t>scenario (Table 6). (See Supplemental Material for HB function results in different units; Table 5.) In addition to the two objecti</w:t>
      </w:r>
      <w:r>
        <w:t>ve functions, each scenario has been assigned an infrastructure feasibility category (Tables 4 and 6).</w:t>
      </w:r>
    </w:p>
    <w:p w14:paraId="2D47996A" w14:textId="77777777" w:rsidR="00815847" w:rsidRDefault="009868D6">
      <w:pPr>
        <w:pStyle w:val="TableCaption"/>
      </w:pPr>
      <w:bookmarkStart w:id="205" w:name="tab:HBUnitsLocationTab"/>
      <w:bookmarkEnd w:id="205"/>
      <w:r>
        <w:t>Table 5: Units of Hydrologic Benefit (HB) function and location in document.</w:t>
      </w:r>
    </w:p>
    <w:tbl>
      <w:tblPr>
        <w:tblStyle w:val="Table"/>
        <w:tblW w:w="0" w:type="auto"/>
        <w:jc w:val="center"/>
        <w:tblLayout w:type="fixed"/>
        <w:tblLook w:val="0420" w:firstRow="1" w:lastRow="0" w:firstColumn="0" w:lastColumn="0" w:noHBand="0" w:noVBand="1"/>
      </w:tblPr>
      <w:tblGrid>
        <w:gridCol w:w="1728"/>
        <w:gridCol w:w="3600"/>
        <w:gridCol w:w="2880"/>
      </w:tblGrid>
      <w:tr w:rsidR="00815847" w14:paraId="1BB39A53"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54B6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units</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B7F3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0C736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w:t>
            </w:r>
          </w:p>
        </w:tc>
      </w:tr>
      <w:tr w:rsidR="00815847" w14:paraId="4C80440F" w14:textId="77777777" w:rsidTr="00815847">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114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 abundance</w:t>
            </w:r>
          </w:p>
        </w:tc>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7DAA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Highlighted in text and Supp. B</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C67A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D</w:t>
            </w:r>
          </w:p>
        </w:tc>
      </w:tr>
      <w:tr w:rsidR="00815847" w14:paraId="73792C4F" w14:textId="77777777" w:rsidTr="00815847">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FD29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gramStart"/>
            <w:r>
              <w:rPr>
                <w:rFonts w:ascii="Arial" w:eastAsia="Arial" w:hAnsi="Arial" w:cs="Arial"/>
                <w:color w:val="000000"/>
                <w:sz w:val="22"/>
                <w:szCs w:val="22"/>
              </w:rPr>
              <w:t>juveniles</w:t>
            </w:r>
            <w:proofErr w:type="gramEnd"/>
            <w:r>
              <w:rPr>
                <w:rFonts w:ascii="Arial" w:eastAsia="Arial" w:hAnsi="Arial" w:cs="Arial"/>
                <w:color w:val="000000"/>
                <w:sz w:val="22"/>
                <w:szCs w:val="22"/>
              </w:rPr>
              <w:t xml:space="preserve"> per adult</w:t>
            </w:r>
          </w:p>
        </w:tc>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F786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C</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9BC4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E</w:t>
            </w:r>
          </w:p>
        </w:tc>
      </w:tr>
    </w:tbl>
    <w:p w14:paraId="0AA5D334" w14:textId="77777777" w:rsidR="00815847" w:rsidRDefault="009868D6">
      <w:pPr>
        <w:pStyle w:val="BodyText"/>
      </w:pPr>
      <w:r>
        <w:t xml:space="preserve">In the </w:t>
      </w:r>
      <w:proofErr w:type="spellStart"/>
      <w:r>
        <w:t>basecase</w:t>
      </w:r>
      <w:proofErr w:type="spellEnd"/>
      <w:r>
        <w:t xml:space="preserve"> scenario, the 35-year mean annual ET volume is 118 million m</w:t>
      </w:r>
      <w:r>
        <w:rPr>
          <w:vertAlign w:val="superscript"/>
        </w:rPr>
        <w:t>3</w:t>
      </w:r>
      <w:r>
        <w:t xml:space="preserve"> of water, and the 35-year mean of annual HB values is 7812 coho </w:t>
      </w:r>
      <w:proofErr w:type="spellStart"/>
      <w:r>
        <w:t>spf</w:t>
      </w:r>
      <w:proofErr w:type="spellEnd"/>
      <w:r>
        <w:t xml:space="preserve">-equivalent (Table 6). Annual ET volume is relatively stable over the model period of water years 1991-2025, </w:t>
      </w:r>
      <w:proofErr w:type="gramStart"/>
      <w:r>
        <w:t>while about</w:t>
      </w:r>
      <w:proofErr w:type="gramEnd"/>
      <w:r>
        <w:t xml:space="preserve"> annual HB values are more variable, with about 10% being high outliers (Figure 5). Among the 24 management scenarios, mean ET values ranged from 0 (i.e., no irrigated agriculture) to 118 million m</w:t>
      </w:r>
      <w:r>
        <w:rPr>
          <w:vertAlign w:val="superscript"/>
        </w:rPr>
        <w:t>3</w:t>
      </w:r>
      <w:r>
        <w:t xml:space="preserve"> of water (i.e., no reduction from </w:t>
      </w:r>
      <w:proofErr w:type="spellStart"/>
      <w:r>
        <w:t>basecase</w:t>
      </w:r>
      <w:proofErr w:type="spellEnd"/>
      <w:r>
        <w:t xml:space="preserve"> crop ET), wh</w:t>
      </w:r>
      <w:r>
        <w:t>ile HB values ranged from 7696 to 8446 coho smolt-equivalent.</w:t>
      </w:r>
    </w:p>
    <w:p w14:paraId="16A43926" w14:textId="77777777" w:rsidR="00815847" w:rsidRDefault="009868D6">
      <w:pPr>
        <w:pStyle w:val="Heading2"/>
      </w:pPr>
      <w:bookmarkStart w:id="206" w:name="X7284884376ee93470eb63c20106f06dfdc86233"/>
      <w:r>
        <w:rPr>
          <w:rStyle w:val="SectionNumber"/>
        </w:rPr>
        <w:t>4.1</w:t>
      </w:r>
      <w:r>
        <w:tab/>
        <w:t>Hydrologic Benefit function basis: selected functional flows</w:t>
      </w:r>
    </w:p>
    <w:p w14:paraId="353136AE" w14:textId="77777777" w:rsidR="00815847" w:rsidRDefault="009868D6">
      <w:pPr>
        <w:pStyle w:val="FirstParagraph"/>
      </w:pPr>
      <w:r>
        <w:t xml:space="preserve">As stated above, the environmental objective (HB function) results can be interpreted as a prediction of the 40% to 60% of variation in coho smolt production that is empirically </w:t>
      </w:r>
      <w:r>
        <w:rPr>
          <w:i/>
          <w:iCs/>
        </w:rPr>
        <w:t>associated with</w:t>
      </w:r>
      <w:r>
        <w:t xml:space="preserve"> and appears to be </w:t>
      </w:r>
      <w:r>
        <w:rPr>
          <w:i/>
          <w:iCs/>
        </w:rPr>
        <w:t>supported by</w:t>
      </w:r>
      <w:r>
        <w:t xml:space="preserve"> hydrologic factors; correspondingly, it is assumed that the remaining variation in observed smolt abundance is due to non-hydrologic factors like water quality or population dynamics (Kouba et al. 2025).</w:t>
      </w:r>
    </w:p>
    <w:p w14:paraId="3C0B7CD0" w14:textId="77777777" w:rsidR="00815847" w:rsidRDefault="009868D6">
      <w:pPr>
        <w:pStyle w:val="BodyText"/>
      </w:pPr>
      <w:r>
        <w:t>Because functional flow values were standardized (Z-score transformed) before the statistical modeling exercise, absolute values of HB function coefficients for flow metrics can be interpreted as relative degree of influence on the relevant ecological outcome (Table 3; see Supplement B for tabulated, untransformed functional flow values).</w:t>
      </w:r>
    </w:p>
    <w:p w14:paraId="1FC01BF8" w14:textId="77777777" w:rsidR="00815847" w:rsidRDefault="009868D6">
      <w:pPr>
        <w:pStyle w:val="BodyText"/>
      </w:pPr>
      <w:r>
        <w:t xml:space="preserve">The HB formulations represent four ways of answering the question, “how good was this water year for this species, and which flows matter?” For coho, in both absolute and spawner-normalized smolt units, the high-importance flows were fall-to-wet </w:t>
      </w:r>
      <w:proofErr w:type="gramStart"/>
      <w:r>
        <w:t>season transition</w:t>
      </w:r>
      <w:proofErr w:type="gramEnd"/>
      <w:r>
        <w:t xml:space="preserve"> metrics; for units of absolute smolt abundance, the spring recession rate was also important (Supplements B and </w:t>
      </w:r>
      <w:proofErr w:type="gramStart"/>
      <w:r>
        <w:t>C ,</w:t>
      </w:r>
      <w:proofErr w:type="gramEnd"/>
      <w:r>
        <w:t xml:space="preserve"> Table 1). For Chinook, in both absolute and spawner-normalized smolt units, the wet season baseflow median magnitude was of greatest importance; for normalized smolt units, maximum spring recession rate was also selected (Supplements D and E, Table 1). Effectively, in the context </w:t>
      </w:r>
      <w:commentRangeStart w:id="207"/>
      <w:r>
        <w:t>of LASSO regression</w:t>
      </w:r>
      <w:commentRangeEnd w:id="207"/>
      <w:r w:rsidR="00C12864">
        <w:rPr>
          <w:rStyle w:val="CommentReference"/>
        </w:rPr>
        <w:commentReference w:id="207"/>
      </w:r>
      <w:r>
        <w:t>, the flows that explain the most variation in smolt production (with minimal overfitting, as determined by k-fold validation) were related to, for coho, the timing of wet season onset and the magnitude of changes in fall flows; and for Chinook, the wet season baseflow.</w:t>
      </w:r>
    </w:p>
    <w:p w14:paraId="27FDBBDB" w14:textId="77777777" w:rsidR="00815847" w:rsidRDefault="009868D6">
      <w:pPr>
        <w:pStyle w:val="Heading2"/>
      </w:pPr>
      <w:bookmarkStart w:id="208" w:name="objective-function-results-over-time"/>
      <w:bookmarkEnd w:id="206"/>
      <w:r>
        <w:rPr>
          <w:rStyle w:val="SectionNumber"/>
        </w:rPr>
        <w:lastRenderedPageBreak/>
        <w:t>4.2</w:t>
      </w:r>
      <w:r>
        <w:tab/>
        <w:t>Objective function results over time</w:t>
      </w:r>
    </w:p>
    <w:p w14:paraId="4C1C9454" w14:textId="77777777" w:rsidR="00815847" w:rsidRDefault="009868D6">
      <w:pPr>
        <w:pStyle w:val="FirstParagraph"/>
      </w:pPr>
      <w:r>
        <w:t xml:space="preserve">Management scenarios tended to have a uniform effect on total ET over time, shifting it by about the same amount each year relative to </w:t>
      </w:r>
      <w:proofErr w:type="spellStart"/>
      <w:r>
        <w:t>basecase</w:t>
      </w:r>
      <w:proofErr w:type="spellEnd"/>
      <w:r>
        <w:t xml:space="preserve"> (Figure 5). Conversely, in some years, many scenarios seem to have very little effect on HB function, though this is variable over time, regardless of which HB units are used (Figure 5 and Supplements B-E, Figure 1).</w:t>
      </w:r>
    </w:p>
    <w:p w14:paraId="7F733733" w14:textId="77777777" w:rsidR="00815847" w:rsidRDefault="009868D6">
      <w:pPr>
        <w:pStyle w:val="CaptionedFigure"/>
      </w:pPr>
      <w:r>
        <w:rPr>
          <w:noProof/>
        </w:rPr>
        <w:drawing>
          <wp:inline distT="0" distB="0" distL="0" distR="0" wp14:anchorId="42B129FD" wp14:editId="21A4A082">
            <wp:extent cx="5334000" cy="5000625"/>
            <wp:effectExtent l="0" t="0" r="0" b="0"/>
            <wp:docPr id="61" name="Picture" descr="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
            <wp:cNvGraphicFramePr/>
            <a:graphic xmlns:a="http://schemas.openxmlformats.org/drawingml/2006/main">
              <a:graphicData uri="http://schemas.openxmlformats.org/drawingml/2006/picture">
                <pic:pic xmlns:pic="http://schemas.openxmlformats.org/drawingml/2006/picture">
                  <pic:nvPicPr>
                    <pic:cNvPr id="62" name="Picture" descr="Graphics%20and%20Supplements/Figure%204.png"/>
                    <pic:cNvPicPr>
                      <a:picLocks noChangeAspect="1" noChangeArrowheads="1"/>
                    </pic:cNvPicPr>
                  </pic:nvPicPr>
                  <pic:blipFill>
                    <a:blip r:embed="rId16"/>
                    <a:stretch>
                      <a:fillRect/>
                    </a:stretch>
                  </pic:blipFill>
                  <pic:spPr bwMode="auto">
                    <a:xfrm>
                      <a:off x="0" y="0"/>
                      <a:ext cx="5334000" cy="5000625"/>
                    </a:xfrm>
                    <a:prstGeom prst="rect">
                      <a:avLst/>
                    </a:prstGeom>
                    <a:noFill/>
                    <a:ln w="9525">
                      <a:noFill/>
                      <a:headEnd/>
                      <a:tailEnd/>
                    </a:ln>
                  </pic:spPr>
                </pic:pic>
              </a:graphicData>
            </a:graphic>
          </wp:inline>
        </w:drawing>
      </w:r>
    </w:p>
    <w:p w14:paraId="021993D2" w14:textId="77777777" w:rsidR="00815847" w:rsidRDefault="009868D6">
      <w:pPr>
        <w:pStyle w:val="ImageCaption"/>
      </w:pPr>
      <w:bookmarkStart w:id="209" w:name="fig:benefitByWYMainText"/>
      <w:bookmarkEnd w:id="209"/>
      <w:r>
        <w:t>Figure 5</w:t>
      </w:r>
      <w:proofErr w:type="gramStart"/>
      <w:r>
        <w:t>:  Comparison</w:t>
      </w:r>
      <w:proofErr w:type="gramEnd"/>
      <w:r>
        <w:t xml:space="preserve"> of annual performance in two objective functions (Hydrologic Benefit and ET, representing environmental and agricultural objectives, respectively) for brood years 1991-2025. The scenarios pictured are </w:t>
      </w:r>
      <w:proofErr w:type="spellStart"/>
      <w:r>
        <w:t>basecase</w:t>
      </w:r>
      <w:proofErr w:type="spellEnd"/>
      <w:r>
        <w:t xml:space="preserve"> (black circles) and a scenario from each of three categories: Enhanced Recharge, Crop Change, and eight thousand acres of irrigated crops converted to low-ET Native Vegetation. Dry-type water years (vertical bars) are 1991, ’92, ’94, 2001, ’09, ’13, ’14, ’18, and ’20-’22. Shown also in S</w:t>
      </w:r>
      <w:r>
        <w:t>upplement B.</w:t>
      </w:r>
    </w:p>
    <w:p w14:paraId="2A488F2B" w14:textId="0B522F53" w:rsidR="00815847" w:rsidRDefault="009868D6">
      <w:pPr>
        <w:pStyle w:val="BodyText"/>
      </w:pPr>
      <w:r>
        <w:t xml:space="preserve">The small effect of some scenarios on HB values implies that these scenarios do not alter the HB function component flows relative to </w:t>
      </w:r>
      <w:proofErr w:type="spellStart"/>
      <w:r>
        <w:t>basecase</w:t>
      </w:r>
      <w:proofErr w:type="spellEnd"/>
      <w:r>
        <w:t xml:space="preserve"> (Supplements B-E, Figure 2). For </w:t>
      </w:r>
      <w:r>
        <w:lastRenderedPageBreak/>
        <w:t xml:space="preserve">coho juvenile abundance, in the </w:t>
      </w:r>
      <w:proofErr w:type="spellStart"/>
      <w:r>
        <w:t>basecase</w:t>
      </w:r>
      <w:proofErr w:type="spellEnd"/>
      <w:r>
        <w:t xml:space="preserve"> scenario, it seems that when the HB function predicts a particularly good year (i.e., &gt; 20,000 coho smolt-equiv.), it is driven by a large magnitude fall flow </w:t>
      </w:r>
      <w:proofErr w:type="gramStart"/>
      <w:r>
        <w:t>difference, or</w:t>
      </w:r>
      <w:proofErr w:type="gramEnd"/>
      <w:r>
        <w:t xml:space="preserve"> fall pulse. Conversely, in the years </w:t>
      </w:r>
      <w:proofErr w:type="gramStart"/>
      <w:r>
        <w:t>where</w:t>
      </w:r>
      <w:proofErr w:type="gramEnd"/>
      <w:r>
        <w:t xml:space="preserve"> the HB function predicts a particularly </w:t>
      </w:r>
      <w:del w:id="210" w:author="Thomas Harter" w:date="2026-03-24T00:45:00Z" w16du:dateUtc="2026-03-24T07:45:00Z">
        <w:r w:rsidDel="00B14AAE">
          <w:delText xml:space="preserve">bad </w:delText>
        </w:r>
      </w:del>
      <w:ins w:id="211" w:author="Thomas Harter" w:date="2026-03-24T00:45:00Z" w16du:dateUtc="2026-03-24T07:45:00Z">
        <w:r w:rsidR="00B14AAE">
          <w:t xml:space="preserve">low-performing </w:t>
        </w:r>
      </w:ins>
      <w:r>
        <w:t>year (i.e., ’95, ’98, ’04), it is driven by a rapid first spring recession rate (Supplement B, Figure 2). Conversely, for coho juveniles per spawner (</w:t>
      </w:r>
      <w:proofErr w:type="spellStart"/>
      <w:r>
        <w:t>basecase</w:t>
      </w:r>
      <w:proofErr w:type="spellEnd"/>
      <w:r>
        <w:t>), both good and bad years seem to be largely driven by wet season onset timing (Supplement C, Figure 2).</w:t>
      </w:r>
    </w:p>
    <w:p w14:paraId="3CA94116" w14:textId="77777777" w:rsidR="00815847" w:rsidRDefault="009868D6">
      <w:pPr>
        <w:pStyle w:val="BodyText"/>
      </w:pPr>
      <w:r>
        <w:t xml:space="preserve">In both cases for coho, second fall flow difference makes minor contributions (Supplements B and </w:t>
      </w:r>
      <w:proofErr w:type="gramStart"/>
      <w:r>
        <w:t>C ,</w:t>
      </w:r>
      <w:proofErr w:type="gramEnd"/>
      <w:r>
        <w:t xml:space="preserve"> Figure 2), and is assigned a negative coefficient (Table 3). This suggests higher flows in the second fall (for juvenile overwintering coho) are consistently associated with lower smolt production, but other factors such as first fall flow difference and wet season timing seem to exert greater overall influence.</w:t>
      </w:r>
    </w:p>
    <w:p w14:paraId="4432B904" w14:textId="77777777" w:rsidR="00815847" w:rsidRDefault="009868D6">
      <w:pPr>
        <w:pStyle w:val="BodyText"/>
      </w:pPr>
      <w:r>
        <w:t>For Chinook, predictions of both high and low smolt production are driven by wet season baseflow magnitude (with a small contribution from maximum spring recession rate for juveniles per adult): high wet season flows are associated with lower smolt abundance (Supplements D and E, Figure 2).</w:t>
      </w:r>
    </w:p>
    <w:p w14:paraId="68F0A7FE" w14:textId="77777777" w:rsidR="00815847" w:rsidRDefault="009868D6">
      <w:pPr>
        <w:pStyle w:val="Heading2"/>
      </w:pPr>
      <w:bookmarkStart w:id="212" w:name="Xd610dcc9f8ae209af31cf7fc51b71ab69b5e9a1"/>
      <w:bookmarkEnd w:id="208"/>
      <w:r>
        <w:rPr>
          <w:rStyle w:val="SectionNumber"/>
        </w:rPr>
        <w:t>4.3</w:t>
      </w:r>
      <w:r>
        <w:tab/>
        <w:t>Environmental-agricultural tradeoffs within and between scenario categories</w:t>
      </w:r>
    </w:p>
    <w:p w14:paraId="7369976F" w14:textId="77777777" w:rsidR="00815847" w:rsidRDefault="009868D6">
      <w:pPr>
        <w:pStyle w:val="FirstParagraph"/>
      </w:pPr>
      <w:r>
        <w:t>The 35-year mean values of HB and ET can be used to map all scenarios on one two-dimensional landscape, which is useful for evaluating trade-offs between objectives (Figure 6).</w:t>
      </w:r>
    </w:p>
    <w:p w14:paraId="34E36733" w14:textId="77777777" w:rsidR="00815847" w:rsidRDefault="009868D6">
      <w:pPr>
        <w:pStyle w:val="CaptionedFigure"/>
      </w:pPr>
      <w:r>
        <w:rPr>
          <w:noProof/>
        </w:rPr>
        <w:lastRenderedPageBreak/>
        <w:drawing>
          <wp:inline distT="0" distB="0" distL="0" distR="0" wp14:anchorId="43AE6DA6" wp14:editId="15B14BA7">
            <wp:extent cx="5334000" cy="5334000"/>
            <wp:effectExtent l="0" t="0" r="0" b="0"/>
            <wp:docPr id="66" name="Picture" descr="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67" name="Picture" descr="Graphics%20and%20Supplements/Figure%205.png"/>
                    <pic:cNvPicPr>
                      <a:picLocks noChangeAspect="1" noChangeArrowheads="1"/>
                    </pic:cNvPicPr>
                  </pic:nvPicPr>
                  <pic:blipFill>
                    <a:blip r:embed="rId17"/>
                    <a:stretch>
                      <a:fillRect/>
                    </a:stretch>
                  </pic:blipFill>
                  <pic:spPr bwMode="auto">
                    <a:xfrm>
                      <a:off x="0" y="0"/>
                      <a:ext cx="5334000" cy="5334000"/>
                    </a:xfrm>
                    <a:prstGeom prst="rect">
                      <a:avLst/>
                    </a:prstGeom>
                    <a:noFill/>
                    <a:ln w="9525">
                      <a:noFill/>
                      <a:headEnd/>
                      <a:tailEnd/>
                    </a:ln>
                  </pic:spPr>
                </pic:pic>
              </a:graphicData>
            </a:graphic>
          </wp:inline>
        </w:drawing>
      </w:r>
    </w:p>
    <w:p w14:paraId="12FADC55" w14:textId="77777777" w:rsidR="00815847" w:rsidRDefault="009868D6">
      <w:pPr>
        <w:pStyle w:val="ImageCaption"/>
      </w:pPr>
      <w:bookmarkStart w:id="213" w:name="fig:farmerFishTradeoffFigureMainText"/>
      <w:bookmarkEnd w:id="213"/>
      <w:r>
        <w:t>Figure 6</w:t>
      </w:r>
      <w:proofErr w:type="gramStart"/>
      <w:r>
        <w:t>:  Environmental</w:t>
      </w:r>
      <w:proofErr w:type="gramEnd"/>
      <w:r>
        <w:t xml:space="preserve"> and agricultural objective function performance (in terms of Hydrologic Benefit, or HB, value; and crop ET volume) for </w:t>
      </w:r>
      <w:proofErr w:type="spellStart"/>
      <w:r>
        <w:t>basecase</w:t>
      </w:r>
      <w:proofErr w:type="spellEnd"/>
      <w:r>
        <w:t xml:space="preserve"> (black circle in upper left) and 25 management scenarios. Symbol x and y coordinates are the average of 35 annual HB and ET values for each scenario over the full model period (water years 1991-2025); for </w:t>
      </w:r>
      <w:proofErr w:type="spellStart"/>
      <w:r>
        <w:t>exampe</w:t>
      </w:r>
      <w:proofErr w:type="spellEnd"/>
      <w:r>
        <w:t xml:space="preserve"> time series of annual values, see previous figure.</w:t>
      </w:r>
    </w:p>
    <w:p w14:paraId="3CE36353" w14:textId="77777777" w:rsidR="00815847" w:rsidRDefault="009868D6">
      <w:r>
        <w:br w:type="page"/>
      </w:r>
    </w:p>
    <w:p w14:paraId="7A6634B3" w14:textId="77777777" w:rsidR="00815847" w:rsidRDefault="009868D6">
      <w:pPr>
        <w:pStyle w:val="TableCaption"/>
      </w:pPr>
      <w:bookmarkStart w:id="214" w:name="tab:scenarioResultsTabMainText"/>
      <w:bookmarkEnd w:id="214"/>
      <w:r>
        <w:lastRenderedPageBreak/>
        <w:t>Table 6: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815847" w14:paraId="67708DD5"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00B72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F446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F4F0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86B5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A6BF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D365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A0C8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815847" w14:paraId="0AFB33C7" w14:textId="77777777" w:rsidTr="00815847">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E13F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0168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C732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9CD8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5B6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939B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8088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202CB97B"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E16F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3A1A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D45A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6FF1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5489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688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DBCB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815847" w14:paraId="3729DBE0"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45BB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FE9A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7C7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7F3A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B19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B038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35BE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1C89EEC5"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4FF3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078F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E53B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F144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9145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D80A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D71F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815847" w14:paraId="162D01D5"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9AD7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0AD6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86BE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F8A6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E62D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1E95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2247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815847" w14:paraId="05002B9C"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C08B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83BF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2200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321D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59CE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307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E452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815847" w14:paraId="297E90C3"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5C0E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772A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75FB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0D07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A5A5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8B82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CEC3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6DD79602"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444B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CB29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D096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D87A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930E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2DF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C5C2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15847" w14:paraId="3C4F1F0F"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2CF2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0D6F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3A17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72E8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FA22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D11E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4B34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15847" w14:paraId="798D02A2"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761F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6CAB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C14A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1A87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5D2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9A6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2373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815847" w14:paraId="4BBAB6C0"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AEFE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2058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ABDA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A463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4C61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0EBF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A8EF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815847" w14:paraId="41BD90B7"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1BF9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0B80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10E7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55D0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E8EF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6C4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C802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815847" w14:paraId="53998823"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5A4E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5203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2C5F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052B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129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D4DA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9B46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72DBD1D3"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8889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C2B6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A94A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6341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8691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5377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D46A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7F62BF2D"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D7A1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1E10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2C28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E828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3213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BAC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2696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815847" w14:paraId="28FEC1E6"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D1FF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092C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0D9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64AE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3637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C23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7A19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15847" w14:paraId="2DB83888"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1563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4742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8307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91A1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A55F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E9B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36E3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815847" w14:paraId="754E4E41"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D794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1367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2244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69D7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3F11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4D9C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423C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815847" w14:paraId="20B420EA"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D0B3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3797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7D78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4DF8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93A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F8F2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4D60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15847" w14:paraId="0BF566FA"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F7E6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14DF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91C6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3782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6519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5796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04DC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815847" w14:paraId="17D385CB"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C2C7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261B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81D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0350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FEC7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982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FAF4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15847" w14:paraId="706B869F"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0782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EBEA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5970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02A4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2E93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9D3C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D456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815847" w14:paraId="5DDE300A"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864E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4D48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B1A1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58BC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0F2F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D01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DAEF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47EF0B58"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5E8A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AC2D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1246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075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B72F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70F1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B455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64D642A5" w14:textId="77777777" w:rsidTr="00815847">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92FD6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0D28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96B0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B80E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CCC88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6B0A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2B71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AC79F9E" w14:textId="77777777" w:rsidR="00815847" w:rsidRDefault="009868D6">
      <w:pPr>
        <w:pStyle w:val="BodyText"/>
      </w:pPr>
      <w:r>
        <w:lastRenderedPageBreak/>
        <w:t xml:space="preserve">In units of coho smolt abundance, three management scenarios </w:t>
      </w:r>
      <w:proofErr w:type="gramStart"/>
      <w:r>
        <w:t>actually produce</w:t>
      </w:r>
      <w:proofErr w:type="gramEnd"/>
      <w:r>
        <w:t xml:space="preserve"> poorer fish outcomes than </w:t>
      </w:r>
      <w:proofErr w:type="spellStart"/>
      <w:r>
        <w:t>basecase</w:t>
      </w:r>
      <w:proofErr w:type="spellEnd"/>
      <w:r>
        <w:t xml:space="preserve">, but </w:t>
      </w:r>
      <w:proofErr w:type="gramStart"/>
      <w:r>
        <w:t>the majority of</w:t>
      </w:r>
      <w:proofErr w:type="gramEnd"/>
      <w:r>
        <w:t xml:space="preserve"> scenarios produce more favorable flows for smolt production (Figure 6). This is </w:t>
      </w:r>
      <w:proofErr w:type="spellStart"/>
      <w:r>
        <w:t>larguly</w:t>
      </w:r>
      <w:proofErr w:type="spellEnd"/>
      <w:r>
        <w:t xml:space="preserve"> due to scenario impacts on the largest single component of the HB function for coho smolt abundance, first fall flow difference or </w:t>
      </w:r>
      <w:r>
        <w:rPr>
          <w:rStyle w:val="VerbatimChar"/>
        </w:rPr>
        <w:t>f1_FA_Dif_num</w:t>
      </w:r>
      <w:r>
        <w:t>. This metric is calculated as the difference between dry season median discharge and peak fall pulse discharge; in years with no detectable fall pulse flow, this value is set to 0 (Carpenter 2024; Baruch et</w:t>
      </w:r>
      <w:r>
        <w:t xml:space="preserve"> al. 2024) (see also Supplement B, Table 3, and Supplement B, Figure 2).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 (CDFW 2021). Because changes in water use can affect both the dry season minimum and the magnitude of a fall pulse flow, management scenarios </w:t>
      </w:r>
      <w:r>
        <w:t xml:space="preserve">may have positive or negative effect on this functional flow, which in turn will influence the total calculated HB value. </w:t>
      </w:r>
    </w:p>
    <w:p w14:paraId="2743248D" w14:textId="77777777" w:rsidR="00815847" w:rsidRDefault="009868D6">
      <w:pPr>
        <w:pStyle w:val="Heading3"/>
      </w:pPr>
      <w:bookmarkStart w:id="215" w:name="small-reservoir"/>
      <w:r>
        <w:rPr>
          <w:rStyle w:val="SectionNumber"/>
        </w:rPr>
        <w:t>4.3.1</w:t>
      </w:r>
      <w:r>
        <w:tab/>
        <w:t>Small Reservoir</w:t>
      </w:r>
    </w:p>
    <w:p w14:paraId="55DDF8E2" w14:textId="77777777" w:rsidR="00815847" w:rsidRDefault="009868D6">
      <w:pPr>
        <w:pStyle w:val="FirstParagraph"/>
      </w:pPr>
      <w:r>
        <w:t>Reservoir scenarios simulate how flows would change if a small reservoir (9 thousand acre-feet, or 11.1 10</w:t>
      </w:r>
      <w:r>
        <w:rPr>
          <w:vertAlign w:val="superscript"/>
        </w:rPr>
        <w:t>6</w:t>
      </w:r>
      <w:r>
        <w:t xml:space="preserve"> m</w:t>
      </w:r>
      <w:r>
        <w:rPr>
          <w:vertAlign w:val="superscript"/>
        </w:rPr>
        <w:t>3</w:t>
      </w:r>
      <w:r>
        <w:t>), located in the headwaters on one of 3 tributaries, were operated with the following objectives: retain winter flow until full (Dec-Mar), pass along growing season flow (Apr-Aug), and supplement dry season flow (Sep-Nov).</w:t>
      </w:r>
    </w:p>
    <w:p w14:paraId="3FA1D0C4" w14:textId="77777777" w:rsidR="00815847" w:rsidRDefault="009868D6">
      <w:pPr>
        <w:pStyle w:val="BodyText"/>
      </w:pPr>
      <w:r>
        <w:t>Somewhat contrary to expectations, reservoir scenarios don’t help coho much, relative to other management options: small reservoirs may not have capacity to add fall flow during dry years when baseflows are lowest (Figure 6, green squares, and Supplements B and C, Figure 3). Reservoir scenarios seem to help Chinook significantly more than coho: even a small reservoir on one tributary appears to dampen wet season stormflows enough to benefit Chinook (Supplements D and E, Figure 3).</w:t>
      </w:r>
    </w:p>
    <w:p w14:paraId="3DD2C0CD" w14:textId="77777777" w:rsidR="00815847" w:rsidRDefault="009868D6">
      <w:pPr>
        <w:pStyle w:val="Heading3"/>
      </w:pPr>
      <w:bookmarkStart w:id="216" w:name="X2217a73426969aa3255f137f1c1e7245c2e41e0"/>
      <w:bookmarkEnd w:id="215"/>
      <w:r>
        <w:rPr>
          <w:rStyle w:val="SectionNumber"/>
        </w:rPr>
        <w:t>4.3.2</w:t>
      </w:r>
      <w:r>
        <w:tab/>
        <w:t>Enhanced Recharge and Irrigation Efficiency</w:t>
      </w:r>
    </w:p>
    <w:p w14:paraId="593B4AE4" w14:textId="77777777" w:rsidR="00815847" w:rsidRDefault="009868D6">
      <w:pPr>
        <w:pStyle w:val="FirstParagraph"/>
      </w:pPr>
      <w:r>
        <w:t>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14:paraId="52B50589" w14:textId="77777777" w:rsidR="00815847" w:rsidRDefault="009868D6">
      <w:pPr>
        <w:pStyle w:val="BodyText"/>
      </w:pPr>
      <w:r>
        <w:t xml:space="preserve">The Enhanced Recharge scenario simulates a Managed Aquifer Recharge (MAR) program diverting the maximum permitted diversion rate of 23 </w:t>
      </w:r>
      <w:proofErr w:type="spellStart"/>
      <w:r>
        <w:t>cfs</w:t>
      </w:r>
      <w:proofErr w:type="spellEnd"/>
      <w:r>
        <w:t xml:space="preserve"> (0.65 m</w:t>
      </w:r>
      <w:r>
        <w:rPr>
          <w:vertAlign w:val="superscript"/>
        </w:rPr>
        <w:t>3</w:t>
      </w:r>
      <w:r>
        <w:t>/sec), or 4151 acre-feet 5.1 10</w:t>
      </w:r>
      <w:r>
        <w:rPr>
          <w:vertAlign w:val="superscript"/>
        </w:rPr>
        <w:t>6</w:t>
      </w:r>
      <w:r>
        <w:t xml:space="preserve"> m</w:t>
      </w:r>
      <w:r>
        <w:rPr>
          <w:vertAlign w:val="superscript"/>
        </w:rPr>
        <w:t>3</w:t>
      </w:r>
      <w:r>
        <w:t xml:space="preserve">) total water volume from the Scott River over </w:t>
      </w:r>
      <w:proofErr w:type="gramStart"/>
      <w:r>
        <w:t>90 or 91 days</w:t>
      </w:r>
      <w:proofErr w:type="gramEnd"/>
      <w:r>
        <w:t xml:space="preserve"> Jan-March (depending on leap year status). This water is applied as excess winter recharge on 32 fields, totaling 5.6 10</w:t>
      </w:r>
      <w:r>
        <w:rPr>
          <w:vertAlign w:val="superscript"/>
        </w:rPr>
        <w:t>6</w:t>
      </w:r>
      <w:r>
        <w:t xml:space="preserve"> m</w:t>
      </w:r>
      <w:r>
        <w:rPr>
          <w:vertAlign w:val="superscript"/>
        </w:rPr>
        <w:t>2</w:t>
      </w:r>
      <w:r>
        <w:t xml:space="preserve"> (1395 acres; see Supplement A for map of recharge areas).</w:t>
      </w:r>
    </w:p>
    <w:p w14:paraId="05A24A84" w14:textId="77777777" w:rsidR="00815847" w:rsidRDefault="009868D6">
      <w:pPr>
        <w:pStyle w:val="BodyText"/>
      </w:pPr>
      <w:r>
        <w:lastRenderedPageBreak/>
        <w:t>Scenarios in these two categories have a minimal effect on crop ET (Figure 6 and Table 6; see also Supplements B-E, Figure 3). The lack of farmer cost is by design; this management strategy is intended to avoid any impacts on growing season operations.</w:t>
      </w:r>
    </w:p>
    <w:p w14:paraId="3E115317" w14:textId="77777777" w:rsidR="00815847" w:rsidRDefault="009868D6">
      <w:pPr>
        <w:pStyle w:val="BodyText"/>
      </w:pPr>
      <w:r>
        <w:t>In all four HB formulations, Enhanced Recharge has a minimal effect, while Irrigation Efficiency has a small positive or negative effect, on environmental benefit. For Irrigation Efficiency, these results may reflect that the practice reduces growing-season recharge to the aquifer as well as stream diversion or well pumping. For Enhanced Recharge, the lack of any fish benefit suggests that any flow increases from winter recharge may dissipate by the end of the dry season, and correspondingly that current ma</w:t>
      </w:r>
      <w:r>
        <w:t>ximum permitted surface water diversions are insufficient to improve flow conditions for fish in the fall.</w:t>
      </w:r>
    </w:p>
    <w:p w14:paraId="39AD687B" w14:textId="77777777" w:rsidR="00815847" w:rsidRDefault="009868D6">
      <w:pPr>
        <w:pStyle w:val="Heading3"/>
      </w:pPr>
      <w:bookmarkStart w:id="217" w:name="irrigation-curtailment-alfalfa-all-crops"/>
      <w:bookmarkEnd w:id="216"/>
      <w:r>
        <w:rPr>
          <w:rStyle w:val="SectionNumber"/>
        </w:rPr>
        <w:t>4.3.3</w:t>
      </w:r>
      <w:r>
        <w:tab/>
        <w:t>Irrigation Curtailment (alfalfa; all crops)</w:t>
      </w:r>
    </w:p>
    <w:p w14:paraId="4C8E0954" w14:textId="77777777" w:rsidR="00815847" w:rsidRDefault="009868D6">
      <w:pPr>
        <w:pStyle w:val="FirstParagraph"/>
      </w:pPr>
      <w:r>
        <w:t xml:space="preserve">Early cessation of irrigation on alfalfa fields effectively means that growers forgo the harvest of one or more hay cuttings, which can be a significant economic impact for a farm; however, in watershed-wide total ET terms, the effects are relatively small for scenarios in this category (Figure 6, orange diamonds). The second category simulated a blanket curtailment on all irrigation, </w:t>
      </w:r>
      <w:proofErr w:type="gramStart"/>
      <w:r>
        <w:t>including on</w:t>
      </w:r>
      <w:proofErr w:type="gramEnd"/>
      <w:r>
        <w:t xml:space="preserve"> pasture, the other primary crop besides alfalfa (Table 1; Figure 6, gray diamonds). In both categories, cutoff dates for irrigation were August 15 [closest to the </w:t>
      </w:r>
      <w:proofErr w:type="spellStart"/>
      <w:proofErr w:type="gramStart"/>
      <w:r>
        <w:t>basecase</w:t>
      </w:r>
      <w:proofErr w:type="spellEnd"/>
      <w:proofErr w:type="gramEnd"/>
      <w:r>
        <w:t xml:space="preserve"> alfalfa irrigation cutoff date of September 5; Foglia et al. (2013)], July 31, and July 15.</w:t>
      </w:r>
    </w:p>
    <w:p w14:paraId="0008C2C5" w14:textId="77777777" w:rsidR="00815847" w:rsidRDefault="009868D6">
      <w:pPr>
        <w:pStyle w:val="BodyText"/>
      </w:pPr>
      <w:r>
        <w:t xml:space="preserve">In general, this series of cutoff dates has a progressive effect on fall flows: the earlier the cutoff date, the greater the impact on raising </w:t>
      </w:r>
      <w:proofErr w:type="gramStart"/>
      <w:r>
        <w:t>summer low</w:t>
      </w:r>
      <w:proofErr w:type="gramEnd"/>
      <w:r>
        <w:t xml:space="preserve"> flows, producing earlier fall flow increases, and slowing the spring recession rate (see alfalfa scenario flow results in Supplement A, Figure 2). For Chinook HB units, the impact on HB values is similarly progressive (Supplements D and E, Table 2 and Figure 3), but for coho units, the impact on HB values is more variable, since management scenarios may have a positive or negative effect on a </w:t>
      </w:r>
      <w:r>
        <w:rPr>
          <w:rStyle w:val="VerbatimChar"/>
        </w:rPr>
        <w:t>f1_FA_Dif_num</w:t>
      </w:r>
      <w:r>
        <w:t xml:space="preserve"> (see above). </w:t>
      </w:r>
    </w:p>
    <w:p w14:paraId="6B24BE94" w14:textId="77777777" w:rsidR="00815847" w:rsidRDefault="009868D6">
      <w:pPr>
        <w:pStyle w:val="Heading3"/>
      </w:pPr>
      <w:bookmarkStart w:id="218" w:name="crop-change"/>
      <w:bookmarkEnd w:id="217"/>
      <w:r>
        <w:rPr>
          <w:rStyle w:val="SectionNumber"/>
        </w:rPr>
        <w:t>4.3.4</w:t>
      </w:r>
      <w:r>
        <w:tab/>
        <w:t>Crop Change</w:t>
      </w:r>
    </w:p>
    <w:p w14:paraId="7BB02AC0" w14:textId="77777777" w:rsidR="00815847" w:rsidRDefault="009868D6">
      <w:pPr>
        <w:pStyle w:val="FirstParagraph"/>
      </w:pPr>
      <w:r>
        <w:t xml:space="preserve">In the Crop Change category, we simulate permanent grain cultivated on acreage that, in the </w:t>
      </w:r>
      <w:proofErr w:type="spellStart"/>
      <w:r>
        <w:t>basecase</w:t>
      </w:r>
      <w:proofErr w:type="spellEnd"/>
      <w:r>
        <w:t>, is cultivated in an alfalfa-grain rotation (7 years alfalfa followed by 1 year of grain). During scenario design, fields were randomly assigned to be under permanent grain until a target acreage was reached: 6, 12, and 14 thousand acres.</w:t>
      </w:r>
    </w:p>
    <w:p w14:paraId="30650076" w14:textId="77777777" w:rsidR="00815847" w:rsidRDefault="009868D6">
      <w:pPr>
        <w:pStyle w:val="BodyText"/>
      </w:pPr>
      <w:r>
        <w:t>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w:t>
      </w:r>
      <w:proofErr w:type="gramStart"/>
      <w:r>
        <w:t>Figure @ref(fig:farmerFishTradeoffFigureMainText</w:t>
      </w:r>
      <w:proofErr w:type="gramEnd"/>
      <w:r>
        <w:t xml:space="preserve"> and (Table 6)). As mentioned before, the ET values in the Crop Change category are challenging to compare directly to those in other categories (see Discussion). </w:t>
      </w:r>
    </w:p>
    <w:p w14:paraId="2DCF7A52" w14:textId="77777777" w:rsidR="00815847" w:rsidRDefault="009868D6">
      <w:pPr>
        <w:pStyle w:val="Heading3"/>
      </w:pPr>
      <w:bookmarkStart w:id="219" w:name="low-flow-diversion-limits"/>
      <w:bookmarkEnd w:id="218"/>
      <w:r>
        <w:rPr>
          <w:rStyle w:val="SectionNumber"/>
        </w:rPr>
        <w:lastRenderedPageBreak/>
        <w:t>4.3.5</w:t>
      </w:r>
      <w:r>
        <w:tab/>
        <w:t>Low Flow Diversion Limits</w:t>
      </w:r>
    </w:p>
    <w:p w14:paraId="0B947243" w14:textId="77777777" w:rsidR="00815847" w:rsidRDefault="009868D6">
      <w:pPr>
        <w:pStyle w:val="FirstParagraph"/>
      </w:pPr>
      <w:r>
        <w:t xml:space="preserve">In the </w:t>
      </w:r>
      <w:proofErr w:type="spellStart"/>
      <w:r>
        <w:t>basecase</w:t>
      </w:r>
      <w:proofErr w:type="spellEnd"/>
      <w:r>
        <w:t>,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(SWRCB 2024a) (Figure 6 and Table 6).</w:t>
      </w:r>
    </w:p>
    <w:p w14:paraId="58F018FB" w14:textId="77777777" w:rsidR="00815847" w:rsidRDefault="009868D6">
      <w:pPr>
        <w:pStyle w:val="BodyText"/>
      </w:pPr>
      <w:r>
        <w:t>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on the hydrograph.</w:t>
      </w:r>
    </w:p>
    <w:p w14:paraId="0DFB2835" w14:textId="77777777" w:rsidR="00815847" w:rsidRDefault="009868D6">
      <w:pPr>
        <w:pStyle w:val="Heading3"/>
      </w:pPr>
      <w:bookmarkStart w:id="220" w:name="native-vegetation"/>
      <w:bookmarkEnd w:id="219"/>
      <w:r>
        <w:rPr>
          <w:rStyle w:val="SectionNumber"/>
        </w:rPr>
        <w:t>4.3.6</w:t>
      </w:r>
      <w:r>
        <w:tab/>
        <w:t>Native Vegetation</w:t>
      </w:r>
    </w:p>
    <w:p w14:paraId="7742369E" w14:textId="77777777" w:rsidR="00815847" w:rsidRDefault="009868D6">
      <w:pPr>
        <w:pStyle w:val="FirstParagraph"/>
      </w:pPr>
      <w:r>
        <w:t>The two categories of Native Vegetation scenario (</w:t>
      </w:r>
      <w:proofErr w:type="spellStart"/>
      <w:r>
        <w:t>NatVegL</w:t>
      </w:r>
      <w:proofErr w:type="spellEnd"/>
      <w:r>
        <w:t xml:space="preserve"> and </w:t>
      </w:r>
      <w:proofErr w:type="spellStart"/>
      <w:r>
        <w:t>NatVegH</w:t>
      </w:r>
      <w:proofErr w:type="spellEnd"/>
      <w:r>
        <w:t xml:space="preserve">, for low and </w:t>
      </w:r>
      <w:proofErr w:type="spellStart"/>
      <w:r>
        <w:t>and</w:t>
      </w:r>
      <w:proofErr w:type="spellEnd"/>
      <w:r>
        <w:t xml:space="preserve"> high ET) are two end-member answers to the question: if </w:t>
      </w:r>
      <w:proofErr w:type="gramStart"/>
      <w:r>
        <w:t>currently-cultivated</w:t>
      </w:r>
      <w:proofErr w:type="gramEnd"/>
      <w:r>
        <w:t xml:space="preserve"> land were converted to native vegetation, what water consumption pattern would replace it? The first category (</w:t>
      </w:r>
      <w:proofErr w:type="spellStart"/>
      <w:r>
        <w:t>NatVeg</w:t>
      </w:r>
      <w:proofErr w:type="spellEnd"/>
      <w:r>
        <w:t>) assumes a native vegetation crop coefficient of 0.6, while the second category (</w:t>
      </w:r>
      <w:proofErr w:type="spellStart"/>
      <w:r>
        <w:t>NatVegET</w:t>
      </w:r>
      <w:proofErr w:type="spellEnd"/>
      <w:r>
        <w:t>) assumes a native vegetation crop coefficient of 1.0 and a maximum rooting depth of 4.5 m. The first category could be interpreted as chaparral or sage scrub-type vegetation cover, while the</w:t>
      </w:r>
      <w:r>
        <w:t xml:space="preserve"> second category could represent a mixed bunchgrass and clover prairie with extensive riparian vegetation corridors and wetlands.</w:t>
      </w:r>
    </w:p>
    <w:p w14:paraId="42364289" w14:textId="77777777" w:rsidR="00815847" w:rsidRDefault="009868D6">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w:t>
      </w:r>
      <w:proofErr w:type="gramStart"/>
      <w:r>
        <w:t>Consequently</w:t>
      </w:r>
      <w:proofErr w:type="gramEnd"/>
      <w:r>
        <w:t xml:space="preserve"> the two </w:t>
      </w:r>
      <w:proofErr w:type="spellStart"/>
      <w:r>
        <w:t>NatVeg</w:t>
      </w:r>
      <w:proofErr w:type="spellEnd"/>
      <w:r>
        <w:t xml:space="preserve"> scenarios generate higher simulated FJ streamflow in most months of the model period.</w:t>
      </w:r>
    </w:p>
    <w:p w14:paraId="36A3546B" w14:textId="77777777" w:rsidR="00815847" w:rsidRDefault="009868D6">
      <w:pPr>
        <w:pStyle w:val="BodyText"/>
      </w:pPr>
      <w:r>
        <w:t xml:space="preserve">For both coho and Chinook, as we would expect, increasing acreage of native vegetation reduces total crop ET (Figure 6 and Table 6; see also Supplements B-E, Figure 3). For coho (juvenile abundance), the effect on the environmental benefit is not strictly monotonic, but generally, more native vegetation produces higher HB values, and low-ET vegetation produces higher HB values than high-ET vegetation (Supplements B and </w:t>
      </w:r>
      <w:proofErr w:type="gramStart"/>
      <w:r>
        <w:t>C ,</w:t>
      </w:r>
      <w:proofErr w:type="gramEnd"/>
      <w:r>
        <w:t xml:space="preserve"> Figure 3). For Chinook, the environmental effects of native vegetation scenarios are more variable (</w:t>
      </w:r>
      <w:proofErr w:type="spellStart"/>
      <w:r>
        <w:t>Supplpments</w:t>
      </w:r>
      <w:proofErr w:type="spellEnd"/>
      <w:r>
        <w:t xml:space="preserve"> D and E, Figure 3)</w:t>
      </w:r>
    </w:p>
    <w:p w14:paraId="32EA4DC3" w14:textId="77777777" w:rsidR="00815847" w:rsidRDefault="009868D6">
      <w:pPr>
        <w:pStyle w:val="Heading2"/>
      </w:pPr>
      <w:bookmarkStart w:id="221" w:name="X452f0639db2ebbe2cd3177f14e96530f2d1a15a"/>
      <w:bookmarkEnd w:id="212"/>
      <w:bookmarkEnd w:id="220"/>
      <w:r>
        <w:rPr>
          <w:rStyle w:val="SectionNumber"/>
        </w:rPr>
        <w:t>4.4</w:t>
      </w:r>
      <w:r>
        <w:tab/>
        <w:t>Infrastructure objective and Pareto-optimal set</w:t>
      </w:r>
    </w:p>
    <w:p w14:paraId="61B5F0DA" w14:textId="77777777" w:rsidR="00815847" w:rsidRDefault="009868D6">
      <w:pPr>
        <w:pStyle w:val="FirstParagraph"/>
      </w:pPr>
      <w:r>
        <w:t>By plotting the environmental, agricultural, and infrastructure objectives in a three-dimensional scatterplot, it is possible to visualize the combined set of management scenarios as four different trade-off arcs in the five infrastructure categories 0-4. Some differences emerge when using coho juvenile abundance units (Figure 7; see also Supplements B, Figure 5) versus the other three HB units evaluated here (Supplements C-</w:t>
      </w:r>
      <w:r>
        <w:lastRenderedPageBreak/>
        <w:t>E, Figure 5), but overall patterns are similar. Among all 4 HB formulations, categories containing at least one Pareto-optimal solution were:</w:t>
      </w:r>
    </w:p>
    <w:p w14:paraId="1BE5D22F" w14:textId="77777777" w:rsidR="00815847" w:rsidRDefault="009868D6">
      <w:pPr>
        <w:pStyle w:val="Compact"/>
        <w:numPr>
          <w:ilvl w:val="0"/>
          <w:numId w:val="7"/>
        </w:numPr>
      </w:pPr>
      <w:r>
        <w:t>Reservoir (3 of 3 scenarios)</w:t>
      </w:r>
    </w:p>
    <w:p w14:paraId="5ABD19A2" w14:textId="77777777" w:rsidR="00815847" w:rsidRDefault="009868D6">
      <w:pPr>
        <w:pStyle w:val="Compact"/>
        <w:numPr>
          <w:ilvl w:val="0"/>
          <w:numId w:val="7"/>
        </w:numPr>
      </w:pPr>
      <w:proofErr w:type="spellStart"/>
      <w:r>
        <w:t>FlowLims</w:t>
      </w:r>
      <w:proofErr w:type="spellEnd"/>
      <w:r>
        <w:t xml:space="preserve"> (0-1 of 1)</w:t>
      </w:r>
    </w:p>
    <w:p w14:paraId="238D3D69" w14:textId="77777777" w:rsidR="00815847" w:rsidRDefault="009868D6">
      <w:pPr>
        <w:pStyle w:val="Compact"/>
        <w:numPr>
          <w:ilvl w:val="0"/>
          <w:numId w:val="7"/>
        </w:numPr>
      </w:pPr>
      <w:proofErr w:type="spellStart"/>
      <w:r>
        <w:t>IrrEff</w:t>
      </w:r>
      <w:proofErr w:type="spellEnd"/>
      <w:r>
        <w:t xml:space="preserve"> (0-1 of 2)</w:t>
      </w:r>
    </w:p>
    <w:p w14:paraId="7C79ABA6" w14:textId="77777777" w:rsidR="00815847" w:rsidRDefault="009868D6">
      <w:pPr>
        <w:pStyle w:val="Compact"/>
        <w:numPr>
          <w:ilvl w:val="0"/>
          <w:numId w:val="7"/>
        </w:numPr>
      </w:pPr>
      <w:proofErr w:type="spellStart"/>
      <w:r>
        <w:t>NatVeg</w:t>
      </w:r>
      <w:proofErr w:type="spellEnd"/>
      <w:r>
        <w:t xml:space="preserve"> low-ET (for coho) and high-ET (for Chinook) (1 of 4, full conversion only)</w:t>
      </w:r>
    </w:p>
    <w:p w14:paraId="62BAFC95" w14:textId="77777777" w:rsidR="00815847" w:rsidRDefault="009868D6">
      <w:pPr>
        <w:pStyle w:val="Compact"/>
        <w:numPr>
          <w:ilvl w:val="0"/>
          <w:numId w:val="7"/>
        </w:numPr>
      </w:pPr>
      <w:proofErr w:type="spellStart"/>
      <w:r>
        <w:t>AlfIrr</w:t>
      </w:r>
      <w:proofErr w:type="spellEnd"/>
      <w:r>
        <w:t xml:space="preserve"> (2-3 of 3), and</w:t>
      </w:r>
    </w:p>
    <w:p w14:paraId="3A78D4F1" w14:textId="77777777" w:rsidR="00815847" w:rsidRDefault="009868D6">
      <w:pPr>
        <w:pStyle w:val="Compact"/>
        <w:numPr>
          <w:ilvl w:val="0"/>
          <w:numId w:val="7"/>
        </w:numPr>
      </w:pPr>
      <w:r>
        <w:t>Curtail (2-3 of 3).</w:t>
      </w:r>
    </w:p>
    <w:p w14:paraId="488E0235" w14:textId="77777777" w:rsidR="00815847" w:rsidRDefault="009868D6">
      <w:pPr>
        <w:pStyle w:val="CaptionedFigure"/>
      </w:pPr>
      <w:r>
        <w:rPr>
          <w:noProof/>
        </w:rPr>
        <w:drawing>
          <wp:inline distT="0" distB="0" distL="0" distR="0" wp14:anchorId="4DB0110C" wp14:editId="768AC8DB">
            <wp:extent cx="4267200" cy="4075288"/>
            <wp:effectExtent l="0" t="0" r="0" b="0"/>
            <wp:docPr id="78" name="Picture" descr="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79" name="Picture" descr="Graphics%20and%20Supplements/hbf%20et%20infra%20plot3d_2026.02.19.jpg"/>
                    <pic:cNvPicPr>
                      <a:picLocks noChangeAspect="1" noChangeArrowheads="1"/>
                    </pic:cNvPicPr>
                  </pic:nvPicPr>
                  <pic:blipFill>
                    <a:blip r:embed="rId18"/>
                    <a:stretch>
                      <a:fillRect/>
                    </a:stretch>
                  </pic:blipFill>
                  <pic:spPr bwMode="auto">
                    <a:xfrm>
                      <a:off x="0" y="0"/>
                      <a:ext cx="4267200" cy="4075288"/>
                    </a:xfrm>
                    <a:prstGeom prst="rect">
                      <a:avLst/>
                    </a:prstGeom>
                    <a:noFill/>
                    <a:ln w="9525">
                      <a:noFill/>
                      <a:headEnd/>
                      <a:tailEnd/>
                    </a:ln>
                  </pic:spPr>
                </pic:pic>
              </a:graphicData>
            </a:graphic>
          </wp:inline>
        </w:drawing>
      </w:r>
    </w:p>
    <w:p w14:paraId="0AF7913C" w14:textId="77777777" w:rsidR="00815847" w:rsidRDefault="009868D6">
      <w:pPr>
        <w:pStyle w:val="ImageCaption"/>
      </w:pPr>
      <w:bookmarkStart w:id="222" w:name="fig:farmerFishInfraFigure3D"/>
      <w:bookmarkEnd w:id="222"/>
      <w:r>
        <w:t>Figure 7</w:t>
      </w:r>
      <w:proofErr w:type="gramStart"/>
      <w:r>
        <w:t>:  A</w:t>
      </w:r>
      <w:proofErr w:type="gramEnd"/>
      <w:r>
        <w:t xml:space="preserve"> three-dimensional scatter plot of the objective function values for </w:t>
      </w:r>
      <w:proofErr w:type="spellStart"/>
      <w:r>
        <w:t>basecase</w:t>
      </w:r>
      <w:proofErr w:type="spellEnd"/>
      <w:r>
        <w:t xml:space="preserv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w:t>
      </w:r>
    </w:p>
    <w:p w14:paraId="568B6670" w14:textId="77777777" w:rsidR="00815847" w:rsidRDefault="009868D6">
      <w:pPr>
        <w:pStyle w:val="BodyText"/>
      </w:pPr>
      <w:r>
        <w:t xml:space="preserve">For HB function in coho juvenile abundance units, the Pareto-optimal set of management actions (i.e., the scenarios with an objective/category value that cannot be improved upon without sacrificing value in another objective/category) includes 11 of the 35 simulated scenarios (Table 6; Figure 7). This set includes the </w:t>
      </w:r>
      <w:proofErr w:type="spellStart"/>
      <w:r>
        <w:t>basecase</w:t>
      </w:r>
      <w:proofErr w:type="spellEnd"/>
      <w:r>
        <w:t xml:space="preserve">, as it is the only scenario with an infrastructure category of 0 (no change needed); it includes five regulatory scenarios in category 1 (no new infrastructure needed); it includes two scenarios from category 2 (1-2 </w:t>
      </w:r>
      <w:proofErr w:type="spellStart"/>
      <w:r>
        <w:lastRenderedPageBreak/>
        <w:t>years</w:t>
      </w:r>
      <w:proofErr w:type="spellEnd"/>
      <w:r>
        <w:t xml:space="preserve"> timeline); and it includes all three reservoir scenarios, as they trace a small trade-off curve within their own category (5+ </w:t>
      </w:r>
      <w:proofErr w:type="spellStart"/>
      <w:r>
        <w:t>years</w:t>
      </w:r>
      <w:proofErr w:type="spellEnd"/>
      <w:r>
        <w:t xml:space="preserve"> timeline).</w:t>
      </w:r>
    </w:p>
    <w:p w14:paraId="3CE5C701" w14:textId="77777777" w:rsidR="00815847" w:rsidRDefault="009868D6">
      <w:pPr>
        <w:pStyle w:val="BodyText"/>
      </w:pPr>
      <w:r>
        <w:t>Several categories (such as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p w14:paraId="561055EB" w14:textId="77777777" w:rsidR="00815847" w:rsidRDefault="009868D6">
      <w:pPr>
        <w:pStyle w:val="Heading2"/>
      </w:pPr>
      <w:bookmarkStart w:id="223" w:name="comparison-to-gsp-priorities"/>
      <w:bookmarkEnd w:id="221"/>
      <w:r>
        <w:rPr>
          <w:rStyle w:val="SectionNumber"/>
        </w:rPr>
        <w:t>4.5</w:t>
      </w:r>
      <w:r>
        <w:tab/>
        <w:t>Comparison to GSP Priorities</w:t>
      </w:r>
    </w:p>
    <w:p w14:paraId="4BBCE912" w14:textId="77777777" w:rsidR="00815847" w:rsidRDefault="009868D6">
      <w:pPr>
        <w:pStyle w:val="FirstParagraph"/>
      </w:pPr>
      <w:r>
        <w:t>To determine if the strict application of objective functions would produce different management priorities than the public policy development process that took place 2018-2021, we made a high-level, conceptual comparison (Table 7) of the Pareto-optimal set of management actions and the management actions and projects listed for consideration in the GSP (Siskiyou County 2021).</w:t>
      </w:r>
    </w:p>
    <w:p w14:paraId="29462312" w14:textId="77777777" w:rsidR="00815847" w:rsidRDefault="009868D6">
      <w:pPr>
        <w:pStyle w:val="BodyText"/>
      </w:pPr>
      <w:r>
        <w:t>Tier I and II scenarios, assigned highest priority and considered implementable in the near term and medium term, respectively, tend to be associated with higher crop ET values (e.g., six out of seven scenarios with &gt; 114 10</w:t>
      </w:r>
      <w:r>
        <w:rPr>
          <w:vertAlign w:val="superscript"/>
        </w:rPr>
        <w:t>6</w:t>
      </w:r>
      <w:r>
        <w:t xml:space="preserve"> m</w:t>
      </w:r>
      <w:r>
        <w:rPr>
          <w:vertAlign w:val="superscript"/>
        </w:rPr>
        <w:t>3</w:t>
      </w:r>
      <w:r>
        <w:t>), reflecting the community’s commitment to avoid negative impacts on growers. With one exception, the scenarios with relatively high environmental benefit (e.g., &gt; 7.9 10</w:t>
      </w:r>
      <w:r>
        <w:rPr>
          <w:vertAlign w:val="superscript"/>
        </w:rPr>
        <w:t>3</w:t>
      </w:r>
      <w:r>
        <w:t xml:space="preserve"> coho smolt-equiv. HB value) are in Tier III, reflecting that they are technically and/or politically more challenging than Tiers I and II, and thus considered potentially implementable in the </w:t>
      </w:r>
      <w:proofErr w:type="gramStart"/>
      <w:r>
        <w:t>long-term</w:t>
      </w:r>
      <w:proofErr w:type="gramEnd"/>
      <w:r>
        <w:t>.</w:t>
      </w:r>
    </w:p>
    <w:p w14:paraId="02BC209E" w14:textId="77777777" w:rsidR="00815847" w:rsidRDefault="009868D6">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063BEDEC" w14:textId="77777777" w:rsidR="00815847" w:rsidRDefault="009868D6">
      <w:pPr>
        <w:pStyle w:val="TableCaption"/>
      </w:pPr>
      <w:bookmarkStart w:id="224" w:name="tab:gspMgmtList"/>
      <w:bookmarkEnd w:id="224"/>
      <w:r>
        <w:t xml:space="preserve">Table 7: List of management actions in Chapter 4 of the GSP and analogues in the set of 25 simulated scenarios. The Tier </w:t>
      </w:r>
      <w:proofErr w:type="gramStart"/>
      <w:r>
        <w:t>indicate</w:t>
      </w:r>
      <w:proofErr w:type="gramEnd"/>
      <w:r>
        <w:t xml:space="preserv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815847" w14:paraId="7A14C453"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323C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00D6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F18F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D687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Range/1000</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7D6191"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Range/10^6</w:t>
            </w:r>
          </w:p>
        </w:tc>
      </w:tr>
      <w:tr w:rsidR="00815847" w14:paraId="7AA851B0" w14:textId="77777777" w:rsidTr="0081584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C9D6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EB4E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0F3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3A4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17D1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815847" w14:paraId="461C3BBF"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2BC9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96C7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3880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6F447"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F8F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815847" w14:paraId="2002249A" w14:textId="77777777" w:rsidTr="00815847">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2CF47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AA55A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A5209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w:t>
            </w:r>
            <w:proofErr w:type="spellStart"/>
            <w:r>
              <w:rPr>
                <w:rFonts w:ascii="Arial" w:eastAsia="Arial" w:hAnsi="Arial" w:cs="Arial"/>
                <w:color w:val="000000"/>
                <w:sz w:val="22"/>
                <w:szCs w:val="22"/>
              </w:rPr>
              <w:t>IrrEff</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E025C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165D3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815847" w14:paraId="0C44F8A2" w14:textId="77777777" w:rsidTr="00815847">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2EED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10E6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2B25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w:t>
            </w:r>
            <w:proofErr w:type="spellStart"/>
            <w:r>
              <w:rPr>
                <w:rFonts w:ascii="Arial" w:eastAsia="Arial" w:hAnsi="Arial" w:cs="Arial"/>
                <w:color w:val="000000"/>
                <w:sz w:val="22"/>
                <w:szCs w:val="22"/>
              </w:rPr>
              <w:t>IrrEff</w:t>
            </w:r>
            <w:proofErr w:type="spellEnd"/>
            <w:r>
              <w:rPr>
                <w:rFonts w:ascii="Arial" w:eastAsia="Arial" w:hAnsi="Arial" w:cs="Arial"/>
                <w:color w:val="000000"/>
                <w:sz w:val="22"/>
                <w:szCs w:val="22"/>
              </w:rPr>
              <w:t>)</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1093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BCA8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815847" w14:paraId="0B088022"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307B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AC48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MAR &amp; </w:t>
            </w:r>
            <w:proofErr w:type="gramStart"/>
            <w:r>
              <w:rPr>
                <w:rFonts w:ascii="Arial" w:eastAsia="Arial" w:hAnsi="Arial" w:cs="Arial"/>
                <w:color w:val="000000"/>
                <w:sz w:val="22"/>
                <w:szCs w:val="22"/>
              </w:rPr>
              <w:t>ILR  -</w:t>
            </w:r>
            <w:proofErr w:type="gramEnd"/>
            <w:r>
              <w:rPr>
                <w:rFonts w:ascii="Arial" w:eastAsia="Arial" w:hAnsi="Arial" w:cs="Arial"/>
                <w:color w:val="000000"/>
                <w:sz w:val="22"/>
                <w:szCs w:val="22"/>
              </w:rPr>
              <w:t xml:space="preserve"> NFWF</w:t>
            </w:r>
            <w:r>
              <w:rPr>
                <w:rFonts w:ascii="Arial" w:eastAsia="Arial" w:hAnsi="Arial" w:cs="Arial"/>
                <w:color w:val="000000"/>
                <w:sz w:val="22"/>
                <w:szCs w:val="22"/>
              </w:rPr>
              <w:b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385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BA7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E9AE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15847" w14:paraId="58BC7A8A"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85C6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D191C"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9042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1938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66F6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15847" w14:paraId="01043C31" w14:textId="77777777" w:rsidTr="00815847">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B5DBD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BFD3E5"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30DDA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Crop Change (</w:t>
            </w:r>
            <w:proofErr w:type="spellStart"/>
            <w:r>
              <w:rPr>
                <w:rFonts w:ascii="Arial" w:eastAsia="Arial" w:hAnsi="Arial" w:cs="Arial"/>
                <w:color w:val="000000"/>
                <w:sz w:val="22"/>
                <w:szCs w:val="22"/>
              </w:rPr>
              <w:t>CropCh</w:t>
            </w:r>
            <w:proofErr w:type="spellEnd"/>
            <w:r>
              <w:rPr>
                <w:rFonts w:ascii="Arial" w:eastAsia="Arial" w:hAnsi="Arial" w:cs="Arial"/>
                <w:color w:val="000000"/>
                <w:sz w:val="22"/>
                <w:szCs w:val="22"/>
              </w:rPr>
              <w:t>) and possibly some amount of Natural Vegetation Land Use (</w:t>
            </w:r>
            <w:proofErr w:type="spellStart"/>
            <w:r>
              <w:rPr>
                <w:rFonts w:ascii="Arial" w:eastAsia="Arial" w:hAnsi="Arial" w:cs="Arial"/>
                <w:color w:val="000000"/>
                <w:sz w:val="22"/>
                <w:szCs w:val="22"/>
              </w:rPr>
              <w:t>NatVegH</w:t>
            </w:r>
            <w:proofErr w:type="spellEnd"/>
            <w:r>
              <w:rPr>
                <w:rFonts w:ascii="Arial" w:eastAsia="Arial" w:hAnsi="Arial" w:cs="Arial"/>
                <w:color w:val="000000"/>
                <w:sz w:val="22"/>
                <w:szCs w:val="22"/>
              </w:rPr>
              <w:t xml:space="preserve"> or L) </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B3DA8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7.85-8.45</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D37A3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815847" w14:paraId="1B3AF6DB" w14:textId="77777777" w:rsidTr="00815847">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DDB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7C55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A9CB9"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w:t>
            </w:r>
            <w:proofErr w:type="spellStart"/>
            <w:r>
              <w:rPr>
                <w:rFonts w:ascii="Arial" w:eastAsia="Arial" w:hAnsi="Arial" w:cs="Arial"/>
                <w:color w:val="000000"/>
                <w:sz w:val="22"/>
                <w:szCs w:val="22"/>
              </w:rPr>
              <w:t>CropCh</w:t>
            </w:r>
            <w:proofErr w:type="spellEnd"/>
            <w:r>
              <w:rPr>
                <w:rFonts w:ascii="Arial" w:eastAsia="Arial" w:hAnsi="Arial" w:cs="Arial"/>
                <w:color w:val="000000"/>
                <w:sz w:val="22"/>
                <w:szCs w:val="22"/>
              </w:rPr>
              <w:t>)</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B159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7.86-8.06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7789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815847" w14:paraId="0FFB1207"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CDE8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229B4"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6A280"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w:t>
            </w:r>
            <w:proofErr w:type="spellStart"/>
            <w:r>
              <w:rPr>
                <w:rFonts w:ascii="Arial" w:eastAsia="Arial" w:hAnsi="Arial" w:cs="Arial"/>
                <w:color w:val="000000"/>
                <w:sz w:val="22"/>
                <w:szCs w:val="22"/>
              </w:rPr>
              <w:t>Enh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Rch</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4E69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CDE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15847" w14:paraId="43BC4FA4"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F5AB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876A6"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C996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672E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7.85-7.92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35B23"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815847" w14:paraId="1679D7C0"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1F1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BCDF"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68DD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w:t>
            </w:r>
            <w:proofErr w:type="spellStart"/>
            <w:r>
              <w:rPr>
                <w:rFonts w:ascii="Arial" w:eastAsia="Arial" w:hAnsi="Arial" w:cs="Arial"/>
                <w:color w:val="000000"/>
                <w:sz w:val="22"/>
                <w:szCs w:val="22"/>
              </w:rPr>
              <w:t>AlfIrr</w:t>
            </w:r>
            <w:proofErr w:type="spellEnd"/>
            <w:r>
              <w:rPr>
                <w:rFonts w:ascii="Arial" w:eastAsia="Arial" w:hAnsi="Arial" w:cs="Arial"/>
                <w:color w:val="000000"/>
                <w:sz w:val="22"/>
                <w:szCs w:val="22"/>
              </w:rPr>
              <w:t>);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D20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7.7-8.2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AE68"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815847" w14:paraId="191A8C1B" w14:textId="77777777" w:rsidTr="0081584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69FEA"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41B292"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6C475B"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w:t>
            </w:r>
            <w:proofErr w:type="spellStart"/>
            <w:r>
              <w:rPr>
                <w:rFonts w:ascii="Arial" w:eastAsia="Arial" w:hAnsi="Arial" w:cs="Arial"/>
                <w:color w:val="000000"/>
                <w:sz w:val="22"/>
                <w:szCs w:val="22"/>
              </w:rPr>
              <w:t>FlowLims</w:t>
            </w:r>
            <w:proofErr w:type="spellEnd"/>
            <w:r>
              <w:rPr>
                <w:rFonts w:ascii="Arial" w:eastAsia="Arial" w:hAnsi="Arial" w:cs="Arial"/>
                <w:color w:val="000000"/>
                <w:sz w:val="22"/>
                <w:szCs w:val="22"/>
              </w:rPr>
              <w:t>)</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FA505E"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E9E59D" w14:textId="77777777" w:rsidR="00815847" w:rsidRDefault="009868D6">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2A7DBA02" w14:textId="77777777" w:rsidR="00815847" w:rsidRDefault="009868D6">
      <w:r>
        <w:br w:type="page"/>
      </w:r>
    </w:p>
    <w:p w14:paraId="34559C2B" w14:textId="77777777" w:rsidR="00815847" w:rsidRDefault="009868D6">
      <w:pPr>
        <w:pStyle w:val="Heading1"/>
      </w:pPr>
      <w:bookmarkStart w:id="225" w:name="discussion"/>
      <w:bookmarkEnd w:id="204"/>
      <w:bookmarkEnd w:id="223"/>
      <w:r>
        <w:rPr>
          <w:rStyle w:val="SectionNumber"/>
        </w:rPr>
        <w:lastRenderedPageBreak/>
        <w:t>5</w:t>
      </w:r>
      <w:r>
        <w:tab/>
        <w:t>Discussion</w:t>
      </w:r>
    </w:p>
    <w:p w14:paraId="5354F55C" w14:textId="77777777" w:rsidR="00815847" w:rsidRDefault="009868D6">
      <w:pPr>
        <w:pStyle w:val="Heading2"/>
      </w:pPr>
      <w:bookmarkStart w:id="226" w:name="X36cbf7c8750cd854ae19409930ca35269b38594"/>
      <w:r>
        <w:rPr>
          <w:rStyle w:val="SectionNumber"/>
        </w:rPr>
        <w:t>5.1</w:t>
      </w:r>
      <w:r>
        <w:tab/>
      </w:r>
      <w:r>
        <w:t>Alternative options for the environmental objective function</w:t>
      </w:r>
    </w:p>
    <w:p w14:paraId="7D55BF28" w14:textId="77777777" w:rsidR="00815847" w:rsidRDefault="009868D6">
      <w:pPr>
        <w:pStyle w:val="FirstParagraph"/>
      </w:pPr>
      <w:r>
        <w:t>This study uses a physical model to predict changes in flow, and a statistical model to extrapolate these changes into ecological impacts. However, even within just one watershed, there are many other possible ways to design an environmental benefit objective function based on a statistical model.</w:t>
      </w:r>
    </w:p>
    <w:p w14:paraId="5D936195" w14:textId="77777777" w:rsidR="00815847" w:rsidRDefault="009868D6">
      <w:pPr>
        <w:pStyle w:val="BodyText"/>
      </w:pPr>
      <w:r>
        <w:t xml:space="preserve">Regardless of the design, the first requirement is sufficient data. The present study is based </w:t>
      </w:r>
      <w:proofErr w:type="gramStart"/>
      <w:r>
        <w:t>off of</w:t>
      </w:r>
      <w:proofErr w:type="gramEnd"/>
      <w:r>
        <w:t xml:space="preserve"> 14 to 19 years of ecological observations (depending on which units are selected) (Kouba et al. 2025). Hydrologic data is often relatively abundant, with ecological observations as the limiting factor; the authors recommend at least a decade of ecological data, ideally covering all water year types, to build a new hydrologic-ecological relationship.</w:t>
      </w:r>
    </w:p>
    <w:p w14:paraId="7A137B4D" w14:textId="77777777" w:rsidR="00815847" w:rsidRDefault="009868D6">
      <w:pPr>
        <w:pStyle w:val="BodyText"/>
      </w:pPr>
      <w:r>
        <w:t xml:space="preserve">Although salmon are often considered a “keystone species” (Mills and Doak 1993),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w:t>
      </w:r>
      <w:proofErr w:type="gramStart"/>
      <w:r>
        <w:t>ecosystems;</w:t>
      </w:r>
      <w:proofErr w:type="gramEnd"/>
      <w:r>
        <w:t xml:space="preserve"> i.e., flowrates associated with sufficient spatial habitat in specific reaches, or groundwater elevation supporting riparian vegetation. All of these options are “bottom-up” descriptions (</w:t>
      </w:r>
      <w:proofErr w:type="spellStart"/>
      <w:r>
        <w:t>Tharme</w:t>
      </w:r>
      <w:proofErr w:type="spellEnd"/>
      <w:r>
        <w:t xml:space="preserve"> 2003) of relationships between flow and isolated ecological functions; still another option would be to base the HB function on a “top-down” method, such as indices of alteration, that aims to preserve </w:t>
      </w:r>
      <w:r>
        <w:rPr>
          <w:i/>
          <w:iCs/>
        </w:rPr>
        <w:t>all</w:t>
      </w:r>
      <w:r>
        <w:t xml:space="preserve"> ecological functions of the unimpaired stream (e.g., Richter et al. 1996; Poff et al. 1997; discuss</w:t>
      </w:r>
      <w:r>
        <w:t>ed further in Kouba et al. 2025).</w:t>
      </w:r>
    </w:p>
    <w:p w14:paraId="586E2192" w14:textId="77777777" w:rsidR="00815847" w:rsidRDefault="009868D6">
      <w:pPr>
        <w:pStyle w:val="BodyText"/>
      </w:pPr>
      <w:r>
        <w:t>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are effectively meaningless, since wet season median flows are largely beyond human control in this undammed watershed.</w:t>
      </w:r>
    </w:p>
    <w:p w14:paraId="140ACDC3" w14:textId="77777777" w:rsidR="00815847" w:rsidRDefault="009868D6">
      <w:pPr>
        <w:pStyle w:val="Heading2"/>
      </w:pPr>
      <w:bookmarkStart w:id="227" w:name="trade-offs-among-all-three-objectives"/>
      <w:bookmarkEnd w:id="226"/>
      <w:r>
        <w:rPr>
          <w:rStyle w:val="SectionNumber"/>
        </w:rPr>
        <w:t>5.2</w:t>
      </w:r>
      <w:r>
        <w:tab/>
        <w:t>Trade-offs among all three objectives</w:t>
      </w:r>
    </w:p>
    <w:p w14:paraId="7D845EA5" w14:textId="77777777" w:rsidR="00815847" w:rsidRDefault="009868D6">
      <w:pPr>
        <w:pStyle w:val="FirstParagraph"/>
      </w:pPr>
      <w:r>
        <w:t>For all HB formulations, reservoirs and regulatory scenarios (curtailment, alfalfa irrigation, diversion limits) were the categories with highest fraction of Pareto-optimal scenarios (Table 6; Figure 7). This suggests that the regulatory scenarios in category 1 (no new infrastructure needed) define an arc of trade-offs between environmental benefit and agricultural cost, and the low-to-moderate infrastructure cost scenarios (categories 2 and 3) do not improve on this. Among the set of options considered her</w:t>
      </w:r>
      <w:r>
        <w:t>e, it takes a high infrastructure cost (reservoir scenarios) to escape the trade-offs defined in the regulatory scenario categories.</w:t>
      </w:r>
    </w:p>
    <w:p w14:paraId="5A2FD19B" w14:textId="77777777" w:rsidR="00815847" w:rsidRDefault="009868D6">
      <w:pPr>
        <w:pStyle w:val="BodyText"/>
      </w:pPr>
      <w:r>
        <w:lastRenderedPageBreak/>
        <w:t>It’s clear that design details (date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 (e.g., CNRA et al. 2022) points to a need for more research (in Scott Valley, and in California and semi-arid agricultur</w:t>
      </w:r>
      <w:r>
        <w:t>al regions more broadly) regarding spatial, timing, and water volume/permitting elements of an effective and feasible MAR program in a variety of settings.</w:t>
      </w:r>
    </w:p>
    <w:p w14:paraId="77891646" w14:textId="77777777" w:rsidR="00815847" w:rsidRDefault="009868D6">
      <w:pPr>
        <w:pStyle w:val="BodyText"/>
      </w:pPr>
      <w:r>
        <w:t>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w:t>
      </w:r>
      <w:r>
        <w:t>eason irrigation cutoffs (on alfalfa or all crops).</w:t>
      </w:r>
    </w:p>
    <w:p w14:paraId="61287C01" w14:textId="77777777" w:rsidR="00815847" w:rsidRDefault="009868D6">
      <w:pPr>
        <w:pStyle w:val="Heading2"/>
      </w:pPr>
      <w:bookmarkStart w:id="228" w:name="Xb48c0b1c357814727cacf50afe35e98b0bf92dd"/>
      <w:bookmarkEnd w:id="227"/>
      <w:r>
        <w:rPr>
          <w:rStyle w:val="SectionNumber"/>
        </w:rPr>
        <w:t>5.3</w:t>
      </w:r>
      <w:r>
        <w:tab/>
        <w:t>Pareto-optimal solution set and GSP priority management actions</w:t>
      </w:r>
    </w:p>
    <w:p w14:paraId="692A26E0" w14:textId="77777777" w:rsidR="00815847" w:rsidRDefault="009868D6">
      <w:pPr>
        <w:pStyle w:val="FirstParagraph"/>
      </w:pPr>
      <w:r>
        <w:t>Within the proposed suite of management actions, across all four HB formulations, approximately half (10-13 of 25) fall within the Pareto-optimal set, based on the cost proxy and the 35-year average values of two objective functions (Supplements B-E, Figure 5 and Table 2). (As mentioned above, Pareto-suboptimal status is less certain in the case of the Crop Change scenarios.)</w:t>
      </w:r>
    </w:p>
    <w:p w14:paraId="11224A87" w14:textId="77777777" w:rsidR="00815847" w:rsidRDefault="009868D6">
      <w:pPr>
        <w:pStyle w:val="BodyText"/>
      </w:pPr>
      <w:commentRangeStart w:id="229"/>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7). Although the GSP management priorities emphasized infrastructure and minimal farmer cost, in a strict application of these objective functions, regulatory approaches and high-cost reservoi</w:t>
      </w:r>
      <w:r>
        <w:t>r scenarios were represented most frequently within the Pareto-optimal set of management options.</w:t>
      </w:r>
    </w:p>
    <w:p w14:paraId="6B91C6C7" w14:textId="77777777" w:rsidR="00815847" w:rsidRDefault="009868D6">
      <w:pPr>
        <w:pStyle w:val="Heading1"/>
      </w:pPr>
      <w:bookmarkStart w:id="230" w:name="conclusion"/>
      <w:bookmarkEnd w:id="225"/>
      <w:bookmarkEnd w:id="228"/>
      <w:r>
        <w:rPr>
          <w:rStyle w:val="SectionNumber"/>
        </w:rPr>
        <w:t>6</w:t>
      </w:r>
      <w:r>
        <w:tab/>
        <w:t>Conclusion</w:t>
      </w:r>
    </w:p>
    <w:p w14:paraId="5283A0CD" w14:textId="77777777" w:rsidR="00815847" w:rsidRDefault="009868D6">
      <w:pPr>
        <w:pStyle w:val="FirstParagraph"/>
      </w:pPr>
      <w:r>
        <w:t xml:space="preserve">In Scott Valley, like in many semi-arid rural areas, agricultural and ecological water demands are in competition. For this study, functions quantifying the achievement of two regional management priorities (environmental and agricultural objectives) were applied to the results of 25 simulated water management scenarios (including a historical </w:t>
      </w:r>
      <w:proofErr w:type="spellStart"/>
      <w:proofErr w:type="gramStart"/>
      <w:r>
        <w:t>basecase</w:t>
      </w:r>
      <w:proofErr w:type="spellEnd"/>
      <w:proofErr w:type="gramEnd"/>
      <w:r>
        <w:t>). In addition, scenarios were assigned a categorical proxy for new infrastructure costs. We used these numerical values to quantitatively explore trade-offs in environmental and agricultural benefit among the suite of proposed actions, at multiple levels of infrastructure investment.</w:t>
      </w:r>
    </w:p>
    <w:p w14:paraId="1EBCB084" w14:textId="77777777" w:rsidR="00815847" w:rsidRDefault="009868D6">
      <w:pPr>
        <w:pStyle w:val="BodyText"/>
      </w:pPr>
      <w:r>
        <w:lastRenderedPageBreak/>
        <w:t xml:space="preserve">Total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w:t>
      </w:r>
      <w:proofErr w:type="gramStart"/>
      <w:r>
        <w:t>objective, and</w:t>
      </w:r>
      <w:proofErr w:type="gramEnd"/>
      <w:r>
        <w:t xml:space="preserve"> is influenced by the specific flow metrics included in the environmental objective function (explored further in Discussion.)</w:t>
      </w:r>
    </w:p>
    <w:p w14:paraId="47CC7BD7" w14:textId="77777777" w:rsidR="00815847" w:rsidRDefault="009868D6">
      <w:pPr>
        <w:pStyle w:val="BodyText"/>
      </w:pPr>
      <w:r>
        <w:t>Among the set of options considered here, it takes a high infrastructure cost (reservoir scenarios) to escape the trade-offs defined in the regulatory scenario categories. Furthermore, although the existing GSP management priorities emphasized minimal agricultural water cuts, the Pareto-optimal set of management actions included many regulatory approaches and high-cost reservoir scenarios. Of course, three objective functions cannot capture all the technical, political and economic dimensions of water manag</w:t>
      </w:r>
      <w:r>
        <w:t>ement. However, this objective-function approach could be used in future stakeholder discussions to clarify group goals and make trade-offs more explicit.</w:t>
      </w:r>
    </w:p>
    <w:p w14:paraId="0AB7B050" w14:textId="77777777" w:rsidR="00815847" w:rsidRDefault="009868D6">
      <w:pPr>
        <w:pStyle w:val="BodyText"/>
      </w:pPr>
      <w:r>
        <w:t xml:space="preserve">Objective functions summarizing the predicted consequences of management actions </w:t>
      </w:r>
      <w:proofErr w:type="gramStart"/>
      <w:r>
        <w:t>is</w:t>
      </w:r>
      <w:proofErr w:type="gramEnd"/>
      <w:r>
        <w:t xml:space="preserve"> not a new technique; however, to be useful in a decision support context, they require careful design, sensitivity to local concerns, and ongoing feedback from affected stakeholders. Introducing these elements of optimization into existing water resource management processes can improve communication of management consequences and priorities, and thus potentially improve decision-making as water systems adapt to a changing climate.</w:t>
      </w:r>
      <w:commentRangeEnd w:id="229"/>
      <w:r>
        <w:rPr>
          <w:rStyle w:val="CommentReference"/>
        </w:rPr>
        <w:commentReference w:id="229"/>
      </w:r>
    </w:p>
    <w:p w14:paraId="43F3B24C" w14:textId="77777777" w:rsidR="00815847" w:rsidRDefault="009868D6">
      <w:r>
        <w:br w:type="page"/>
      </w:r>
    </w:p>
    <w:p w14:paraId="770BE127" w14:textId="77777777" w:rsidR="00815847" w:rsidRDefault="009868D6">
      <w:pPr>
        <w:pStyle w:val="Heading1"/>
      </w:pPr>
      <w:bookmarkStart w:id="231" w:name="acknowledgments"/>
      <w:bookmarkEnd w:id="230"/>
      <w:r>
        <w:lastRenderedPageBreak/>
        <w:t>Acknowledgments</w:t>
      </w:r>
    </w:p>
    <w:p w14:paraId="1DC98351" w14:textId="77777777" w:rsidR="00815847" w:rsidRDefault="009868D6">
      <w:pPr>
        <w:pStyle w:val="Heading1"/>
      </w:pPr>
      <w:bookmarkStart w:id="232" w:name="references"/>
      <w:bookmarkEnd w:id="231"/>
      <w:r>
        <w:rPr>
          <w:rStyle w:val="SectionNumber"/>
        </w:rPr>
        <w:t>7</w:t>
      </w:r>
      <w:r>
        <w:tab/>
        <w:t>References</w:t>
      </w:r>
    </w:p>
    <w:p w14:paraId="56BF6E80" w14:textId="77777777" w:rsidR="00815847" w:rsidRDefault="009868D6">
      <w:pPr>
        <w:pStyle w:val="Bibliography"/>
      </w:pPr>
      <w:bookmarkStart w:id="233" w:name="ref-AgrawalEtAlPREDICTING2005"/>
      <w:bookmarkStart w:id="234" w:name="refs"/>
      <w:r>
        <w:t xml:space="preserve">Agrawal, A, R S Schick, E P </w:t>
      </w:r>
      <w:proofErr w:type="spellStart"/>
      <w:r>
        <w:t>Bjorkstedt</w:t>
      </w:r>
      <w:proofErr w:type="spellEnd"/>
      <w:r>
        <w:t>, R G Szerlong, M N Goslin, B C Spence, T H Williams, and K M Burnett. 2005. “PREDICTING THE POTENTIAL FOR HISTORICAL COHO, CHINOOK AND STEELHEAD HABITAT IN NORTHERN CALIFORNIA.” National Marine Fisheries Service.</w:t>
      </w:r>
    </w:p>
    <w:p w14:paraId="08FF078F" w14:textId="77777777" w:rsidR="00815847" w:rsidRDefault="009868D6">
      <w:pPr>
        <w:pStyle w:val="Bibliography"/>
      </w:pPr>
      <w:bookmarkStart w:id="235" w:name="ref-BaruchEtAlMimicking2024"/>
      <w:bookmarkEnd w:id="233"/>
      <w:r>
        <w:t xml:space="preserve">Baruch, Ethan M., Sarah M. Yarnell, Theodore E. Grantham, Jessica R. Ayers, Andrew L. Rypel, and Robert A. Lusardi. 2024. “Mimicking Functional Elements of the Natural Flow Regime Promotes Native Fish Recovery in a Regulated River.” </w:t>
      </w:r>
      <w:r>
        <w:rPr>
          <w:i/>
          <w:iCs/>
        </w:rPr>
        <w:t>Ecological Applications</w:t>
      </w:r>
      <w:r>
        <w:t xml:space="preserve"> 34 (6): e3013. </w:t>
      </w:r>
      <w:hyperlink r:id="rId19">
        <w:r w:rsidR="00815847">
          <w:rPr>
            <w:rStyle w:val="Hyperlink"/>
          </w:rPr>
          <w:t>https://doi.org/10.1002/eap.3013</w:t>
        </w:r>
      </w:hyperlink>
      <w:r>
        <w:t>.</w:t>
      </w:r>
    </w:p>
    <w:p w14:paraId="3AD1B15F" w14:textId="77777777" w:rsidR="00815847" w:rsidRDefault="009868D6">
      <w:pPr>
        <w:pStyle w:val="Bibliography"/>
      </w:pPr>
      <w:bookmarkStart w:id="236" w:name="ref-BorkHirokawaTrends2021"/>
      <w:bookmarkEnd w:id="235"/>
      <w:r>
        <w:t xml:space="preserve">Bork, Karrigan, and Keith Hirokawa. 2021. “Trends in Local Ecosystem Governance.” </w:t>
      </w:r>
      <w:r>
        <w:rPr>
          <w:i/>
          <w:iCs/>
        </w:rPr>
        <w:t>Frontiers in Climate</w:t>
      </w:r>
      <w:r>
        <w:t xml:space="preserve"> 3 (September): 719150. </w:t>
      </w:r>
      <w:hyperlink r:id="rId20">
        <w:r w:rsidR="00815847">
          <w:rPr>
            <w:rStyle w:val="Hyperlink"/>
          </w:rPr>
          <w:t>https://doi.org/10.3389/fclim.2021.719150</w:t>
        </w:r>
      </w:hyperlink>
      <w:r>
        <w:t>.</w:t>
      </w:r>
    </w:p>
    <w:p w14:paraId="198E5ABD" w14:textId="77777777" w:rsidR="00815847" w:rsidRDefault="009868D6">
      <w:pPr>
        <w:pStyle w:val="Bibliography"/>
      </w:pPr>
      <w:bookmarkStart w:id="237" w:name="ref-BrownEtAlHistorical1994"/>
      <w:bookmarkEnd w:id="236"/>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21">
        <w:r w:rsidR="00815847">
          <w:rPr>
            <w:rStyle w:val="Hyperlink"/>
          </w:rPr>
          <w:t>https://doi.org/10.1577/1548-8675(1994)014&lt;0237:HDACSO&gt;2.3.CO;2</w:t>
        </w:r>
      </w:hyperlink>
      <w:r>
        <w:t>.</w:t>
      </w:r>
    </w:p>
    <w:p w14:paraId="053BB43E" w14:textId="77777777" w:rsidR="00815847" w:rsidRDefault="009868D6">
      <w:pPr>
        <w:pStyle w:val="Bibliography"/>
      </w:pPr>
      <w:bookmarkStart w:id="238" w:name="ref-CDFWInfluence2021"/>
      <w:bookmarkEnd w:id="237"/>
      <w:r>
        <w:t>California Department of Fish and Wildlife. 2021. “Appendix 2: Influence of Scott River in-Stream Flow on the Distribution and Migration Timing of Fall Chinook Salmon and Coho Salmon.”</w:t>
      </w:r>
    </w:p>
    <w:p w14:paraId="5E7E6F1C" w14:textId="77777777" w:rsidR="00815847" w:rsidRDefault="009868D6">
      <w:pPr>
        <w:pStyle w:val="Bibliography"/>
      </w:pPr>
      <w:bookmarkStart w:id="239" w:name="X7c5765d4bf46367820355fe718939efb3be661f"/>
      <w:bookmarkEnd w:id="238"/>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3379750A" w14:textId="77777777" w:rsidR="00815847" w:rsidRDefault="009868D6">
      <w:pPr>
        <w:pStyle w:val="Bibliography"/>
      </w:pPr>
      <w:bookmarkStart w:id="240" w:name="ref-CNRAEtAlCalifornias2022"/>
      <w:bookmarkEnd w:id="239"/>
      <w:r>
        <w:t xml:space="preserve">California Natural Resources Agency, California </w:t>
      </w:r>
      <w:proofErr w:type="gramStart"/>
      <w:r>
        <w:t>For</w:t>
      </w:r>
      <w:proofErr w:type="gramEnd"/>
      <w:r>
        <w:t xml:space="preserve"> All, California Department of Water Resources, California Water Boards, California Environmental Protection Agency, and California Department of Food &amp; Agriculture. 2022. “CALIFORNIA’S WATER SUPPLY STRATEGY: Adapting to a Hotter, Drier Future.”</w:t>
      </w:r>
    </w:p>
    <w:p w14:paraId="558BE1BD" w14:textId="77777777" w:rsidR="00815847" w:rsidRDefault="009868D6">
      <w:pPr>
        <w:pStyle w:val="Bibliography"/>
      </w:pPr>
      <w:bookmarkStart w:id="241" w:name="X6ef878f889213098c200c5acad35595649e9db2"/>
      <w:bookmarkEnd w:id="240"/>
      <w:r>
        <w:t>California State Water Resources Control Board (SWRCB). 1975. “Report on Hydrogeologic Conditions, Scott River Valley, Scott River Valley.”</w:t>
      </w:r>
    </w:p>
    <w:p w14:paraId="725FF915" w14:textId="77777777" w:rsidR="00815847" w:rsidRDefault="009868D6">
      <w:pPr>
        <w:pStyle w:val="Bibliography"/>
      </w:pPr>
      <w:bookmarkStart w:id="242" w:name="ref-CarpenterAccurately2024"/>
      <w:bookmarkEnd w:id="241"/>
      <w:r>
        <w:t>Carpenter, Cameron. 2024. “Accurately Identifying Functional Flow Metrics in Flashy and Highly Altered Stream Systems.” Master’s thesis, University of California, Davis.</w:t>
      </w:r>
    </w:p>
    <w:p w14:paraId="66E38A45" w14:textId="77777777" w:rsidR="00815847" w:rsidRDefault="009868D6">
      <w:pPr>
        <w:pStyle w:val="Bibliography"/>
      </w:pPr>
      <w:bookmarkStart w:id="243" w:name="ref-CarterSheafferAlfalfa1983"/>
      <w:bookmarkEnd w:id="242"/>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22">
        <w:r w:rsidR="00815847">
          <w:rPr>
            <w:rStyle w:val="Hyperlink"/>
          </w:rPr>
          <w:t>https://doi.org/10.2135/cropsci1983.0011183X002300040016x</w:t>
        </w:r>
      </w:hyperlink>
      <w:r>
        <w:t>.</w:t>
      </w:r>
    </w:p>
    <w:p w14:paraId="423C6BC8" w14:textId="77777777" w:rsidR="00815847" w:rsidRDefault="009868D6">
      <w:pPr>
        <w:pStyle w:val="Bibliography"/>
      </w:pPr>
      <w:bookmarkStart w:id="244" w:name="ref-CohonMarksMultiobjective1973"/>
      <w:bookmarkEnd w:id="243"/>
      <w:r>
        <w:lastRenderedPageBreak/>
        <w:t>Cohon, Jared L., and David H. Marks. 1973. “</w:t>
      </w:r>
      <w:proofErr w:type="spellStart"/>
      <w:r>
        <w:t>Multiobjective</w:t>
      </w:r>
      <w:proofErr w:type="spellEnd"/>
      <w:r>
        <w:t xml:space="preserve"> Screening Models and Water Resource Investment.” </w:t>
      </w:r>
      <w:r>
        <w:rPr>
          <w:i/>
          <w:iCs/>
        </w:rPr>
        <w:t>Water Resources Research</w:t>
      </w:r>
      <w:r>
        <w:t xml:space="preserve"> 9 (4): 826–36. </w:t>
      </w:r>
      <w:hyperlink r:id="rId23">
        <w:r w:rsidR="00815847">
          <w:rPr>
            <w:rStyle w:val="Hyperlink"/>
          </w:rPr>
          <w:t>https://doi.org/10.1029/WR009i004p00826</w:t>
        </w:r>
      </w:hyperlink>
      <w:r>
        <w:t>.</w:t>
      </w:r>
    </w:p>
    <w:p w14:paraId="22FFB505" w14:textId="77777777" w:rsidR="00815847" w:rsidRDefault="009868D6">
      <w:pPr>
        <w:pStyle w:val="Bibliography"/>
      </w:pPr>
      <w:bookmarkStart w:id="245" w:name="ref-FogliaEtAlScott2013"/>
      <w:bookmarkEnd w:id="244"/>
      <w:r>
        <w:t>Foglia, Laura, Alison McNally, Courtney Hall, Lauren Ledesma, Ryan Hines, and Thomas Harter. 2013. “Scott Valley Integrated Hydrologic Model: Data Collection, Analysis, and Water Budget.” Davis, CA: North Coast Regional Water Quality Control Board.</w:t>
      </w:r>
    </w:p>
    <w:p w14:paraId="46D040BB" w14:textId="77777777" w:rsidR="00815847" w:rsidRDefault="009868D6">
      <w:pPr>
        <w:pStyle w:val="Bibliography"/>
      </w:pPr>
      <w:bookmarkStart w:id="246" w:name="Xff198d1a9510a26c6b6a97c9924d7fdc8be1418"/>
      <w:bookmarkEnd w:id="245"/>
      <w:r>
        <w:t xml:space="preserve">Fox Canyon Groundwater Management Agency. 2019. “Groundwater Sustainability Plan for the Oxnard Subbasin.” Ventura, CA: Fox Canyon Groundwater </w:t>
      </w:r>
      <w:proofErr w:type="spellStart"/>
      <w:r>
        <w:t>Manegement</w:t>
      </w:r>
      <w:proofErr w:type="spellEnd"/>
      <w:r>
        <w:t xml:space="preserve"> Agency.</w:t>
      </w:r>
    </w:p>
    <w:p w14:paraId="3E501D73" w14:textId="77777777" w:rsidR="00815847" w:rsidRDefault="009868D6">
      <w:pPr>
        <w:pStyle w:val="Bibliography"/>
      </w:pPr>
      <w:bookmarkStart w:id="247" w:name="ref-FreemanWICKED2000"/>
      <w:bookmarkEnd w:id="246"/>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24">
        <w:r w:rsidR="00815847">
          <w:rPr>
            <w:rStyle w:val="Hyperlink"/>
          </w:rPr>
          <w:t>https://doi.org/10.1111/j.1752-1688.2000.tb04280.x</w:t>
        </w:r>
      </w:hyperlink>
      <w:r>
        <w:t>.</w:t>
      </w:r>
    </w:p>
    <w:p w14:paraId="2286A49D" w14:textId="77777777" w:rsidR="00815847" w:rsidRDefault="009868D6">
      <w:pPr>
        <w:pStyle w:val="Bibliography"/>
      </w:pPr>
      <w:bookmarkStart w:id="248" w:name="ref-HarterHinesSCOTT2008"/>
      <w:bookmarkEnd w:id="247"/>
      <w:r>
        <w:t>Harter, Thomas, and Ryan Hines. 2008. “SCOTT VALLEY COMMUNITY GROUNDWATER STUDY PLAN.” University of California, Davis.</w:t>
      </w:r>
    </w:p>
    <w:p w14:paraId="2265DABA" w14:textId="77777777" w:rsidR="00815847" w:rsidRDefault="009868D6">
      <w:pPr>
        <w:pStyle w:val="Bibliography"/>
      </w:pPr>
      <w:bookmarkStart w:id="249" w:name="ref-KapelanEtAlMultiobjective2005"/>
      <w:bookmarkEnd w:id="248"/>
      <w:r>
        <w:t>Kapelan, Zoran S., Dragan A. Savic, and Godfrey A. Walters. 2005. “</w:t>
      </w:r>
      <w:proofErr w:type="spellStart"/>
      <w:r>
        <w:t>Multiobjective</w:t>
      </w:r>
      <w:proofErr w:type="spellEnd"/>
      <w:r>
        <w:t xml:space="preserve"> Design of Water Distribution Systems Under Uncertainty.” </w:t>
      </w:r>
      <w:r>
        <w:rPr>
          <w:i/>
          <w:iCs/>
        </w:rPr>
        <w:t>Water Resources Research</w:t>
      </w:r>
      <w:r>
        <w:t xml:space="preserve"> 41 (11): 2004WR003787. </w:t>
      </w:r>
      <w:hyperlink r:id="rId25">
        <w:r w:rsidR="00815847">
          <w:rPr>
            <w:rStyle w:val="Hyperlink"/>
          </w:rPr>
          <w:t>https://doi.org/10.1029/2004WR003787</w:t>
        </w:r>
      </w:hyperlink>
      <w:r>
        <w:t>.</w:t>
      </w:r>
    </w:p>
    <w:p w14:paraId="3884D42F" w14:textId="77777777" w:rsidR="00815847" w:rsidRDefault="009868D6">
      <w:pPr>
        <w:pStyle w:val="Bibliography"/>
      </w:pPr>
      <w:bookmarkStart w:id="250" w:name="ref-KnechtleGiudice20192020"/>
      <w:bookmarkEnd w:id="249"/>
      <w:proofErr w:type="spellStart"/>
      <w:r>
        <w:t>Knechtle</w:t>
      </w:r>
      <w:proofErr w:type="spellEnd"/>
      <w:r>
        <w:t>, Morgan, and Domenic Giudice. 2020. “2019 SCOTT RIVER SALMON STUDIES FINAL REPORT.” California Department of Fish and Wildlife.</w:t>
      </w:r>
    </w:p>
    <w:p w14:paraId="5ACCD4E8" w14:textId="77777777" w:rsidR="00815847" w:rsidRDefault="009868D6">
      <w:pPr>
        <w:pStyle w:val="Bibliography"/>
      </w:pPr>
      <w:bookmarkStart w:id="251" w:name="ref-KoubaEtAlWatershedSpecific2025"/>
      <w:bookmarkEnd w:id="250"/>
      <w:r>
        <w:t xml:space="preserve">Kouba, Claire, Leland Scantlebury, Jason Wiener, Sarah Yarnell, and Thomas Harter. 2025. “A Watershed-Specific Approach to Identify Key Functional Flow Metrics Supporting Salmon Reproduction.” </w:t>
      </w:r>
      <w:proofErr w:type="gramStart"/>
      <w:r>
        <w:rPr>
          <w:i/>
          <w:iCs/>
        </w:rPr>
        <w:t>Ecohydrology :</w:t>
      </w:r>
      <w:proofErr w:type="gramEnd"/>
      <w:r>
        <w:rPr>
          <w:i/>
          <w:iCs/>
        </w:rPr>
        <w:t xml:space="preserve"> Ecosystems, Land and Water Process Interactions, </w:t>
      </w:r>
      <w:proofErr w:type="spellStart"/>
      <w:r>
        <w:rPr>
          <w:i/>
          <w:iCs/>
        </w:rPr>
        <w:t>Ecohydrogeomorphology</w:t>
      </w:r>
      <w:proofErr w:type="spellEnd"/>
      <w:r>
        <w:t xml:space="preserve"> 18 (5): e70098. </w:t>
      </w:r>
      <w:hyperlink r:id="rId26">
        <w:r w:rsidR="00815847">
          <w:rPr>
            <w:rStyle w:val="Hyperlink"/>
          </w:rPr>
          <w:t>https://doi.org/10.1002/eco.70098</w:t>
        </w:r>
      </w:hyperlink>
      <w:r>
        <w:t>.</w:t>
      </w:r>
    </w:p>
    <w:p w14:paraId="7F10AD35" w14:textId="77777777" w:rsidR="00815847" w:rsidRDefault="009868D6">
      <w:pPr>
        <w:pStyle w:val="Bibliography"/>
      </w:pPr>
      <w:bookmarkStart w:id="252" w:name="ref-MackGeology1958"/>
      <w:bookmarkEnd w:id="251"/>
      <w:r>
        <w:t xml:space="preserve">Mack, Seymour. 1958. “Geology and Ground-Water Features of Scott Valley, Siskiyou County, California.” Geological {{Survey Water-Supply Paper}} 1462. United States Geological Survey. </w:t>
      </w:r>
      <w:hyperlink r:id="rId27">
        <w:r w:rsidR="00815847">
          <w:rPr>
            <w:rStyle w:val="Hyperlink"/>
          </w:rPr>
          <w:t>https://doi.org/10.3133/wsp1462</w:t>
        </w:r>
      </w:hyperlink>
      <w:r>
        <w:t>.</w:t>
      </w:r>
    </w:p>
    <w:p w14:paraId="3DD1BDCB" w14:textId="77777777" w:rsidR="00815847" w:rsidRDefault="009868D6">
      <w:pPr>
        <w:pStyle w:val="Bibliography"/>
      </w:pPr>
      <w:bookmarkStart w:id="253" w:name="ref-MagranetScott2015a"/>
      <w:bookmarkEnd w:id="252"/>
      <w:proofErr w:type="spellStart"/>
      <w:r>
        <w:t>Magranet</w:t>
      </w:r>
      <w:proofErr w:type="spellEnd"/>
      <w:r>
        <w:t>, Lindsay. 2015. “Scott River Fall Chinook Spawning Ground Surveys.” Etna, CA: Siskiyou Resource Conservation District.</w:t>
      </w:r>
    </w:p>
    <w:p w14:paraId="326AF22F" w14:textId="77777777" w:rsidR="00815847" w:rsidRDefault="009868D6">
      <w:pPr>
        <w:pStyle w:val="Bibliography"/>
      </w:pPr>
      <w:bookmarkStart w:id="254" w:name="ref-MagranetScott2017"/>
      <w:bookmarkEnd w:id="253"/>
      <w:r>
        <w:t>———. 2017. “Scott River Fall Chinook Spawning Ground Surveys.” Etna, CA: Siskiyou Resource Conservation District.</w:t>
      </w:r>
    </w:p>
    <w:p w14:paraId="4BD9BBF5" w14:textId="77777777" w:rsidR="00815847" w:rsidRDefault="009868D6">
      <w:pPr>
        <w:pStyle w:val="Bibliography"/>
      </w:pPr>
      <w:bookmarkStart w:id="255" w:name="ref-MagranetScott2018"/>
      <w:bookmarkEnd w:id="254"/>
      <w:r>
        <w:t>———. 2018. “Scott River Fall Chinook Spawning Ground Surveys 2017 Season.” Etna, CA: Siskiyou Resource Conservation District.</w:t>
      </w:r>
    </w:p>
    <w:p w14:paraId="7B0C7965" w14:textId="77777777" w:rsidR="00815847" w:rsidRDefault="009868D6">
      <w:pPr>
        <w:pStyle w:val="Bibliography"/>
      </w:pPr>
      <w:bookmarkStart w:id="256" w:name="ref-MagranetYokelScott2017"/>
      <w:bookmarkEnd w:id="255"/>
      <w:proofErr w:type="spellStart"/>
      <w:r>
        <w:t>Magranet</w:t>
      </w:r>
      <w:proofErr w:type="spellEnd"/>
      <w:r>
        <w:t>, Lindsay, and Erich Yokel. 2017. “Scott River Adult Coho Spawning Ground Surveys 2016-2017 Season.” Etna, CA: Siskiyou Resource Conservation District.</w:t>
      </w:r>
    </w:p>
    <w:p w14:paraId="289A1E44" w14:textId="77777777" w:rsidR="00815847" w:rsidRDefault="009868D6">
      <w:pPr>
        <w:pStyle w:val="Bibliography"/>
      </w:pPr>
      <w:bookmarkStart w:id="257" w:name="ref-MahoneyRoodStreamflow1998"/>
      <w:bookmarkEnd w:id="256"/>
      <w:r>
        <w:lastRenderedPageBreak/>
        <w:t xml:space="preserve">Mahoney, John M., and Stewart B. Rood. 1998. “Streamflow Requirements for Cottonwood Seedling Recruitment—An Integrative Model.” </w:t>
      </w:r>
      <w:r>
        <w:rPr>
          <w:i/>
          <w:iCs/>
        </w:rPr>
        <w:t>Wetlands</w:t>
      </w:r>
      <w:r>
        <w:t xml:space="preserve"> 18 (4): 634–45. </w:t>
      </w:r>
      <w:hyperlink r:id="rId28">
        <w:r w:rsidR="00815847">
          <w:rPr>
            <w:rStyle w:val="Hyperlink"/>
          </w:rPr>
          <w:t>https://doi.org/10.1007/BF03161678</w:t>
        </w:r>
      </w:hyperlink>
      <w:r>
        <w:t>.</w:t>
      </w:r>
    </w:p>
    <w:p w14:paraId="3B87D2DF" w14:textId="77777777" w:rsidR="00815847" w:rsidRDefault="009868D6">
      <w:pPr>
        <w:pStyle w:val="Bibliography"/>
      </w:pPr>
      <w:bookmarkStart w:id="258" w:name="ref-McMahonHabitat1983"/>
      <w:bookmarkEnd w:id="257"/>
      <w:r>
        <w:t>McMahon, Thomas E. 1983. “Habitat Suitability Index Models: Coho Salmon.” FWS/OBS-82/10.49. U.S. Fish and Wildlife Service.</w:t>
      </w:r>
    </w:p>
    <w:p w14:paraId="64B18961" w14:textId="77777777" w:rsidR="00815847" w:rsidRDefault="009868D6">
      <w:pPr>
        <w:pStyle w:val="Bibliography"/>
      </w:pPr>
      <w:bookmarkStart w:id="259" w:name="ref-MillsDoakKeystoneSpecies1993"/>
      <w:bookmarkEnd w:id="258"/>
      <w:r>
        <w:t xml:space="preserve">Mills, L. Scott, and Daniel F. Doak. 1993. “The Keystone-Species Concept in Ecology and Conservation.” </w:t>
      </w:r>
      <w:proofErr w:type="spellStart"/>
      <w:r>
        <w:rPr>
          <w:i/>
          <w:iCs/>
        </w:rPr>
        <w:t>BioScience</w:t>
      </w:r>
      <w:proofErr w:type="spellEnd"/>
      <w:r>
        <w:t xml:space="preserve"> 43 (4): 219–24. </w:t>
      </w:r>
      <w:hyperlink r:id="rId29">
        <w:r w:rsidR="00815847">
          <w:rPr>
            <w:rStyle w:val="Hyperlink"/>
          </w:rPr>
          <w:t>https://doi.org/10.2307/1312122</w:t>
        </w:r>
      </w:hyperlink>
      <w:r>
        <w:t>.</w:t>
      </w:r>
    </w:p>
    <w:p w14:paraId="09F03C50" w14:textId="77777777" w:rsidR="00815847" w:rsidRDefault="009868D6">
      <w:pPr>
        <w:pStyle w:val="Bibliography"/>
      </w:pPr>
      <w:bookmarkStart w:id="260" w:name="ref-MonarchiEtAlInteractive1973"/>
      <w:bookmarkEnd w:id="259"/>
      <w:proofErr w:type="spellStart"/>
      <w:r>
        <w:t>Monarchi</w:t>
      </w:r>
      <w:proofErr w:type="spellEnd"/>
      <w:r>
        <w:t xml:space="preserve">, David E., Chester C. Kisiel, and Lucien Duckstein. 1973. “Interactive </w:t>
      </w:r>
      <w:proofErr w:type="spellStart"/>
      <w:r>
        <w:t>Multiobjective</w:t>
      </w:r>
      <w:proofErr w:type="spellEnd"/>
      <w:r>
        <w:t xml:space="preserve"> Programing in Water Resources: A Case Study.” </w:t>
      </w:r>
      <w:r>
        <w:rPr>
          <w:i/>
          <w:iCs/>
        </w:rPr>
        <w:t>Water Resources Research</w:t>
      </w:r>
      <w:r>
        <w:t xml:space="preserve"> 9 (4): 837–50. </w:t>
      </w:r>
      <w:hyperlink r:id="rId30">
        <w:r w:rsidR="00815847">
          <w:rPr>
            <w:rStyle w:val="Hyperlink"/>
          </w:rPr>
          <w:t>https://doi.org/10.1029/WR009i004p00837</w:t>
        </w:r>
      </w:hyperlink>
      <w:r>
        <w:t>.</w:t>
      </w:r>
    </w:p>
    <w:p w14:paraId="60467605" w14:textId="77777777" w:rsidR="00815847" w:rsidRDefault="009868D6">
      <w:pPr>
        <w:pStyle w:val="Bibliography"/>
      </w:pPr>
      <w:bookmarkStart w:id="261" w:name="ref-MoyleCoho2002"/>
      <w:bookmarkEnd w:id="260"/>
      <w:r>
        <w:t xml:space="preserve">Moyle, Peter B. 2002. “Coho Salmon, Oncorhynchus Kisutch (Walbaum).” In </w:t>
      </w:r>
      <w:r>
        <w:rPr>
          <w:i/>
          <w:iCs/>
        </w:rPr>
        <w:t>Inland Fishes of California</w:t>
      </w:r>
      <w:r>
        <w:t>, 245–51. University of California Press.</w:t>
      </w:r>
    </w:p>
    <w:p w14:paraId="0A2A770F" w14:textId="77777777" w:rsidR="00815847" w:rsidRDefault="009868D6">
      <w:pPr>
        <w:pStyle w:val="Bibliography"/>
      </w:pPr>
      <w:bookmarkStart w:id="262" w:name="ref-NordgrenEtAlSupporting2016"/>
      <w:bookmarkEnd w:id="261"/>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31">
        <w:r w:rsidR="00815847">
          <w:rPr>
            <w:rStyle w:val="Hyperlink"/>
          </w:rPr>
          <w:t>https://doi.org/10.1016/j.envsci.2016.05.006</w:t>
        </w:r>
      </w:hyperlink>
      <w:r>
        <w:t>.</w:t>
      </w:r>
    </w:p>
    <w:p w14:paraId="1A263ABE" w14:textId="77777777" w:rsidR="00815847" w:rsidRDefault="009868D6">
      <w:pPr>
        <w:pStyle w:val="Bibliography"/>
      </w:pPr>
      <w:bookmarkStart w:id="263" w:name="ref-ParetoCours1896"/>
      <w:bookmarkEnd w:id="262"/>
      <w:r>
        <w:t xml:space="preserve">Pareto, Vilfredo. 1896. </w:t>
      </w:r>
      <w:r>
        <w:rPr>
          <w:i/>
          <w:iCs/>
        </w:rPr>
        <w:t xml:space="preserve">Cours </w:t>
      </w:r>
      <w:proofErr w:type="spellStart"/>
      <w:r>
        <w:rPr>
          <w:i/>
          <w:iCs/>
        </w:rPr>
        <w:t>D’Economie</w:t>
      </w:r>
      <w:proofErr w:type="spellEnd"/>
      <w:r>
        <w:rPr>
          <w:i/>
          <w:iCs/>
        </w:rPr>
        <w:t xml:space="preserve"> Politique</w:t>
      </w:r>
      <w:r>
        <w:t>. Lausanne.</w:t>
      </w:r>
    </w:p>
    <w:p w14:paraId="47A838A8" w14:textId="77777777" w:rsidR="00815847" w:rsidRDefault="009868D6">
      <w:pPr>
        <w:pStyle w:val="Bibliography"/>
      </w:pPr>
      <w:bookmarkStart w:id="264" w:name="ref-PattersonEtAlHydrologic2020"/>
      <w:bookmarkEnd w:id="263"/>
      <w:r>
        <w:t xml:space="preserve">Patterson, Noelle K., Belize A. Lane, Samuel Sandoval-Solis, Gregory B. Pasternack, Sarah M. Yarnell, and </w:t>
      </w:r>
      <w:proofErr w:type="spellStart"/>
      <w:r>
        <w:t>Yexuan</w:t>
      </w:r>
      <w:proofErr w:type="spellEnd"/>
      <w:r>
        <w:t xml:space="preserve"> Qiu. 2020. “A Hydrologic Feature Detection Algorithm to Quantify Seasonal Components of Flow Regimes.” </w:t>
      </w:r>
      <w:r>
        <w:rPr>
          <w:i/>
          <w:iCs/>
        </w:rPr>
        <w:t>Journal of Hydrology</w:t>
      </w:r>
      <w:r>
        <w:t xml:space="preserve"> 585 (June): 124787. </w:t>
      </w:r>
      <w:hyperlink r:id="rId32">
        <w:r w:rsidR="00815847">
          <w:rPr>
            <w:rStyle w:val="Hyperlink"/>
          </w:rPr>
          <w:t>https://doi.org/10.1016/j.jhydrol.2020.124787</w:t>
        </w:r>
      </w:hyperlink>
      <w:r>
        <w:t>.</w:t>
      </w:r>
    </w:p>
    <w:p w14:paraId="1B925043" w14:textId="77777777" w:rsidR="00815847" w:rsidRDefault="009868D6">
      <w:pPr>
        <w:pStyle w:val="Bibliography"/>
      </w:pPr>
      <w:bookmarkStart w:id="265" w:name="ref-PoffEtAlNatural1997"/>
      <w:bookmarkEnd w:id="264"/>
      <w:r>
        <w:t xml:space="preserve">Poff, N. LeRoy, J. David Allan, Mark B. Bain, James R. Karr, Karen L. Prestegaard, Brian D. Richter, Richard E. Sparks, and Julie C. Stromberg. 1997. “The Natural Flow Regime.” </w:t>
      </w:r>
      <w:proofErr w:type="spellStart"/>
      <w:r>
        <w:rPr>
          <w:i/>
          <w:iCs/>
        </w:rPr>
        <w:t>BioScience</w:t>
      </w:r>
      <w:proofErr w:type="spellEnd"/>
      <w:r>
        <w:t xml:space="preserve"> 47 (11): 769–84. </w:t>
      </w:r>
      <w:hyperlink r:id="rId33">
        <w:r w:rsidR="00815847">
          <w:rPr>
            <w:rStyle w:val="Hyperlink"/>
          </w:rPr>
          <w:t>https://doi.org/10.2307/1313099</w:t>
        </w:r>
      </w:hyperlink>
      <w:r>
        <w:t>.</w:t>
      </w:r>
    </w:p>
    <w:p w14:paraId="571DDBE7" w14:textId="77777777" w:rsidR="00815847" w:rsidRDefault="009868D6">
      <w:pPr>
        <w:pStyle w:val="Bibliography"/>
      </w:pPr>
      <w:bookmarkStart w:id="266" w:name="ref-RichterEtAlMethod1996"/>
      <w:bookmarkEnd w:id="265"/>
      <w:r>
        <w:t xml:space="preserve">Richter, Brian D., Jeffrey V. Baumgartner, Jennifer Powell, and David P. Braun. 1996. “A Method for Assessing Hydrologic Alteration Within Ecosystems.” </w:t>
      </w:r>
      <w:r>
        <w:rPr>
          <w:i/>
          <w:iCs/>
        </w:rPr>
        <w:t>Conservation Biology</w:t>
      </w:r>
      <w:r>
        <w:t xml:space="preserve"> 10 (4): 1163–74. </w:t>
      </w:r>
      <w:hyperlink r:id="rId34">
        <w:r w:rsidR="00815847">
          <w:rPr>
            <w:rStyle w:val="Hyperlink"/>
          </w:rPr>
          <w:t>https://doi.org/10.1046/j.1523-1739.1996.10041163.x</w:t>
        </w:r>
      </w:hyperlink>
      <w:r>
        <w:t>.</w:t>
      </w:r>
    </w:p>
    <w:p w14:paraId="2F8A0449" w14:textId="77777777" w:rsidR="00815847" w:rsidRDefault="009868D6">
      <w:pPr>
        <w:pStyle w:val="Bibliography"/>
      </w:pPr>
      <w:bookmarkStart w:id="267" w:name="X35601437fc25b0fdd92b478f2f9ddeaed3398df"/>
      <w:bookmarkEnd w:id="266"/>
      <w:r>
        <w:t>Scott River Watershed Council. 2018. “Restoring Priority Coho Habitat in the Scott River Watershed Modeling and Planning Report.”</w:t>
      </w:r>
    </w:p>
    <w:p w14:paraId="5CD3366A" w14:textId="77777777" w:rsidR="00815847" w:rsidRDefault="009868D6">
      <w:pPr>
        <w:pStyle w:val="Bibliography"/>
      </w:pPr>
      <w:bookmarkStart w:id="268" w:name="X334218043bd9d5b07a848a610917fcfef0168db"/>
      <w:bookmarkEnd w:id="267"/>
      <w:r>
        <w:t>Scott Valley Area Plan Committee. 1980. “Scott Valley Area Plan.” Siskiyou County.</w:t>
      </w:r>
    </w:p>
    <w:p w14:paraId="2DDB6ECE" w14:textId="77777777" w:rsidR="00815847" w:rsidRDefault="009868D6">
      <w:pPr>
        <w:pStyle w:val="Bibliography"/>
      </w:pPr>
      <w:bookmarkStart w:id="269" w:name="ref-SiskiyouCountyScott2021"/>
      <w:bookmarkEnd w:id="268"/>
      <w:r>
        <w:t>Siskiyou County. 2021. “Scott Valley Groundwater Sustainability Plan.”</w:t>
      </w:r>
    </w:p>
    <w:p w14:paraId="563696B2" w14:textId="77777777" w:rsidR="00815847" w:rsidRDefault="009868D6">
      <w:pPr>
        <w:pStyle w:val="Bibliography"/>
      </w:pPr>
      <w:bookmarkStart w:id="270" w:name="X2560a5ce8c29a4d10823717cd7284f11df015d4"/>
      <w:bookmarkEnd w:id="269"/>
      <w:r>
        <w:t xml:space="preserve">State Water Resources Control Board. 2021. “Establishment of Minimum Instream Flow Requirements, </w:t>
      </w:r>
      <w:proofErr w:type="spellStart"/>
      <w:r>
        <w:t>Curtialment</w:t>
      </w:r>
      <w:proofErr w:type="spellEnd"/>
      <w:r>
        <w:t xml:space="preserve"> Authority, and Information Order in the Klamath Watershed.” {{NOTICE OF APPROVAL OF EMERGENCY REGULATORY ACTION}} OAL 2021-0820-05.</w:t>
      </w:r>
    </w:p>
    <w:p w14:paraId="07401DE8" w14:textId="77777777" w:rsidR="00815847" w:rsidRDefault="009868D6">
      <w:pPr>
        <w:pStyle w:val="Bibliography"/>
      </w:pPr>
      <w:bookmarkStart w:id="271" w:name="Xc65d78564b05799285cd4578f858a1851ca0d64"/>
      <w:bookmarkEnd w:id="270"/>
      <w:r>
        <w:lastRenderedPageBreak/>
        <w:t xml:space="preserve">———. 2024a. “Establishment of Minimum Instream Flow Requirements, </w:t>
      </w:r>
      <w:proofErr w:type="spellStart"/>
      <w:r>
        <w:t>Curtialment</w:t>
      </w:r>
      <w:proofErr w:type="spellEnd"/>
      <w:r>
        <w:t xml:space="preserve"> Authority, and Information Order in the Scott River and Shasta River Watersheds.” {{NOTICE OF APPROVAL OF EMERGENCY REGULATORY ACTION}} OAL 2024-0123-03.</w:t>
      </w:r>
    </w:p>
    <w:p w14:paraId="41C80EB2" w14:textId="77777777" w:rsidR="00815847" w:rsidRDefault="009868D6">
      <w:pPr>
        <w:pStyle w:val="Bibliography"/>
      </w:pPr>
      <w:bookmarkStart w:id="272" w:name="Xa7b10fbb32571a990cee2341e679d296b855974"/>
      <w:bookmarkEnd w:id="271"/>
      <w:r>
        <w:t>———. 2024b. “RESOLUTION NO. 2024-0036: REGARDING FLOW EFFORTS IN THE SCOTT RIVER AND SHASTA RIVER WATERSHEDS.” 2024-0036.</w:t>
      </w:r>
    </w:p>
    <w:p w14:paraId="32E88C18" w14:textId="77777777" w:rsidR="00815847" w:rsidRDefault="009868D6">
      <w:pPr>
        <w:pStyle w:val="Bibliography"/>
      </w:pPr>
      <w:bookmarkStart w:id="273" w:name="ref-TharmeGlobal2003"/>
      <w:bookmarkEnd w:id="272"/>
      <w:r>
        <w:t xml:space="preserve">Tharme, R. E. 2003. “A Global Perspective on Environmental Flow Assessment: Emerging Trends in the Development and Application of Environmental Flow Methodologies for Rivers.” </w:t>
      </w:r>
      <w:r>
        <w:rPr>
          <w:i/>
          <w:iCs/>
        </w:rPr>
        <w:t>River Research and Applications</w:t>
      </w:r>
      <w:r>
        <w:t xml:space="preserve"> 19 (5-6): 397–441. </w:t>
      </w:r>
      <w:hyperlink r:id="rId35">
        <w:r w:rsidR="00815847">
          <w:rPr>
            <w:rStyle w:val="Hyperlink"/>
          </w:rPr>
          <w:t>https://doi.org/10.1002/rra.736</w:t>
        </w:r>
      </w:hyperlink>
      <w:r>
        <w:t>.</w:t>
      </w:r>
    </w:p>
    <w:p w14:paraId="1E534EDC" w14:textId="77777777" w:rsidR="00815847" w:rsidRDefault="009868D6">
      <w:pPr>
        <w:pStyle w:val="Bibliography"/>
      </w:pPr>
      <w:bookmarkStart w:id="274" w:name="ref-TolleyEtAlSensitivity2019"/>
      <w:bookmarkEnd w:id="273"/>
      <w:r>
        <w:t xml:space="preserve">Tolley, D., L. Foglia, and T. Harter. 2019. “Sensitivity Analysis and Calibration of an Integrated Hydrologic Model in an Irrigated Agricultural Basin </w:t>
      </w:r>
      <w:proofErr w:type="gramStart"/>
      <w:r>
        <w:t>With</w:t>
      </w:r>
      <w:proofErr w:type="gramEnd"/>
      <w:r>
        <w:t xml:space="preserve"> a Groundwater-Dependent Ecosystem.” </w:t>
      </w:r>
      <w:r>
        <w:rPr>
          <w:i/>
          <w:iCs/>
        </w:rPr>
        <w:t>Water Resources Research</w:t>
      </w:r>
      <w:r>
        <w:t xml:space="preserve"> 55 (9): 7876–7901. </w:t>
      </w:r>
      <w:hyperlink r:id="rId36">
        <w:r w:rsidR="00815847">
          <w:rPr>
            <w:rStyle w:val="Hyperlink"/>
          </w:rPr>
          <w:t>https://doi.org/10.1029/2018WR024209</w:t>
        </w:r>
      </w:hyperlink>
      <w:r>
        <w:t>.</w:t>
      </w:r>
    </w:p>
    <w:p w14:paraId="7D05151A" w14:textId="77777777" w:rsidR="00815847" w:rsidRDefault="009868D6">
      <w:pPr>
        <w:pStyle w:val="Bibliography"/>
      </w:pPr>
      <w:bookmarkStart w:id="275" w:name="ref-VanSteenbergenPromoting2006"/>
      <w:bookmarkEnd w:id="274"/>
      <w:r>
        <w:t xml:space="preserve">Van Steenbergen, Frank. 2006. “Promoting Local Management in Groundwater.” </w:t>
      </w:r>
      <w:r>
        <w:rPr>
          <w:i/>
          <w:iCs/>
        </w:rPr>
        <w:t>Hydrogeology Journal</w:t>
      </w:r>
      <w:r>
        <w:t xml:space="preserve"> 14 (3): 380–91. </w:t>
      </w:r>
      <w:hyperlink r:id="rId37">
        <w:r w:rsidR="00815847">
          <w:rPr>
            <w:rStyle w:val="Hyperlink"/>
          </w:rPr>
          <w:t>https://doi.org/10.1007/s10040-005-0015-y</w:t>
        </w:r>
      </w:hyperlink>
      <w:r>
        <w:t>.</w:t>
      </w:r>
    </w:p>
    <w:p w14:paraId="470775B7" w14:textId="77777777" w:rsidR="00815847" w:rsidRDefault="009868D6">
      <w:pPr>
        <w:pStyle w:val="Bibliography"/>
      </w:pPr>
      <w:bookmarkStart w:id="276" w:name="ref-YarnellEtAlFunctional2015"/>
      <w:bookmarkEnd w:id="275"/>
      <w:r>
        <w:t xml:space="preserve">Yarnell, Sarah M., Geoffrey E. Petts, John C. Schmidt, Alison A. Whipple, Erin E. Beller, Clifford N. Dahm, Peter Goodwin, and Joshua H. Viers. 2015. “Functional Flows in Modified Riverscapes: Hydrographs, Habitats and Opportunities.” </w:t>
      </w:r>
      <w:proofErr w:type="spellStart"/>
      <w:r>
        <w:rPr>
          <w:i/>
          <w:iCs/>
        </w:rPr>
        <w:t>BioScience</w:t>
      </w:r>
      <w:proofErr w:type="spellEnd"/>
      <w:r>
        <w:t xml:space="preserve"> 65 (10): 963–72. </w:t>
      </w:r>
      <w:hyperlink r:id="rId38">
        <w:r w:rsidR="00815847">
          <w:rPr>
            <w:rStyle w:val="Hyperlink"/>
          </w:rPr>
          <w:t>https://doi.org/10.1093/biosci/biv102</w:t>
        </w:r>
      </w:hyperlink>
      <w:r>
        <w:t>.</w:t>
      </w:r>
    </w:p>
    <w:p w14:paraId="043BBD48" w14:textId="77777777" w:rsidR="00815847" w:rsidRDefault="009868D6">
      <w:pPr>
        <w:pStyle w:val="Bibliography"/>
      </w:pPr>
      <w:bookmarkStart w:id="277" w:name="ref-YehBeckerMultiobjective1982"/>
      <w:bookmarkEnd w:id="276"/>
      <w:r>
        <w:t>Yeh, William W-G., and Leonard Becker. 1982. “</w:t>
      </w:r>
      <w:proofErr w:type="spellStart"/>
      <w:r>
        <w:t>Multiobjective</w:t>
      </w:r>
      <w:proofErr w:type="spellEnd"/>
      <w:r>
        <w:t xml:space="preserve"> Analysis of </w:t>
      </w:r>
      <w:proofErr w:type="spellStart"/>
      <w:r>
        <w:t>Multireservoir</w:t>
      </w:r>
      <w:proofErr w:type="spellEnd"/>
      <w:r>
        <w:t xml:space="preserve"> Operations.” </w:t>
      </w:r>
      <w:r>
        <w:rPr>
          <w:i/>
          <w:iCs/>
        </w:rPr>
        <w:t>Water Resources Research</w:t>
      </w:r>
      <w:r>
        <w:t xml:space="preserve"> 18 (5): 1326–36. </w:t>
      </w:r>
      <w:hyperlink r:id="rId39">
        <w:r w:rsidR="00815847">
          <w:rPr>
            <w:rStyle w:val="Hyperlink"/>
          </w:rPr>
          <w:t>https://doi.org/10.1029/WR018i005p01326</w:t>
        </w:r>
      </w:hyperlink>
      <w:r>
        <w:t>.</w:t>
      </w:r>
    </w:p>
    <w:p w14:paraId="02D937CB" w14:textId="77777777" w:rsidR="00815847" w:rsidRDefault="009868D6">
      <w:pPr>
        <w:pStyle w:val="Bibliography"/>
      </w:pPr>
      <w:bookmarkStart w:id="278" w:name="X8bf5592004e543b04dfcfc3edb39663c8006d78"/>
      <w:bookmarkEnd w:id="277"/>
      <w:r>
        <w:t>Yolo Subbasin Groundwater Agency. 2022. “Yolo Subbasin Groundwater Sustainability Plan.” Woodland, CA.</w:t>
      </w:r>
    </w:p>
    <w:bookmarkEnd w:id="234"/>
    <w:bookmarkEnd w:id="278"/>
    <w:p w14:paraId="623E28E8" w14:textId="77777777" w:rsidR="00815847" w:rsidRDefault="009868D6">
      <w:r>
        <w:br w:type="page"/>
      </w:r>
      <w:bookmarkEnd w:id="232"/>
    </w:p>
    <w:sectPr w:rsidR="0081584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homas Harter" w:date="2026-03-24T00:14:00Z" w:initials="TH">
    <w:p w14:paraId="7A686C96" w14:textId="77777777" w:rsidR="007B6278" w:rsidRDefault="007B6278" w:rsidP="007B6278">
      <w:pPr>
        <w:pStyle w:val="CommentText"/>
      </w:pPr>
      <w:r>
        <w:rPr>
          <w:rStyle w:val="CommentReference"/>
        </w:rPr>
        <w:annotationRef/>
      </w:r>
      <w:r>
        <w:t>I wasn’t sure what optimization you did, from the abstract, but assume it is to minimize the trade-offs away from the objectives.</w:t>
      </w:r>
    </w:p>
  </w:comment>
  <w:comment w:id="12" w:author="Thomas Harter" w:date="2026-03-28T22:24:00Z" w:initials="TH">
    <w:p w14:paraId="28D9133E" w14:textId="77777777" w:rsidR="001B1483" w:rsidRDefault="001B1483" w:rsidP="001B1483">
      <w:pPr>
        <w:pStyle w:val="CommentText"/>
      </w:pPr>
      <w:r>
        <w:rPr>
          <w:rStyle w:val="CommentReference"/>
        </w:rPr>
        <w:annotationRef/>
      </w:r>
      <w:r>
        <w:t>Unless you are thinking of targeting California Agriculture as the outlet, the Introduction needs to be strengthened.  It’s a great start, but the lit review seems very limited and you don’t review the state of coupling environmental, hydrologic, and management options generally or with respect to ISW specifically.  Like Shubham’s first paper submission, this feels still too much like a project report than a scientific paper.</w:t>
      </w:r>
    </w:p>
    <w:p w14:paraId="2AC40538" w14:textId="77777777" w:rsidR="001B1483" w:rsidRDefault="001B1483" w:rsidP="001B1483">
      <w:pPr>
        <w:pStyle w:val="CommentText"/>
      </w:pPr>
    </w:p>
    <w:p w14:paraId="3B7CBAFC" w14:textId="77777777" w:rsidR="001B1483" w:rsidRDefault="001B1483" w:rsidP="001B1483">
      <w:pPr>
        <w:pStyle w:val="CommentText"/>
      </w:pPr>
      <w:r>
        <w:t>I did try to cast this differently, see also Sections 2 and 3,</w:t>
      </w:r>
    </w:p>
  </w:comment>
  <w:comment w:id="74" w:author="Thomas Harter" w:date="2026-03-24T01:04:00Z" w:initials="TH">
    <w:p w14:paraId="1056EEC7" w14:textId="1EFA36DC" w:rsidR="00313FA4" w:rsidRDefault="00313FA4" w:rsidP="00313FA4">
      <w:pPr>
        <w:pStyle w:val="CommentText"/>
      </w:pPr>
      <w:r>
        <w:rPr>
          <w:rStyle w:val="CommentReference"/>
        </w:rPr>
        <w:annotationRef/>
      </w:r>
      <w:r>
        <w:t>agreed</w:t>
      </w:r>
    </w:p>
  </w:comment>
  <w:comment w:id="207" w:author="Thomas Harter" w:date="2026-03-24T00:44:00Z" w:initials="TH">
    <w:p w14:paraId="332BD7E5" w14:textId="26E0568B" w:rsidR="00C12864" w:rsidRDefault="00C12864" w:rsidP="00C12864">
      <w:pPr>
        <w:pStyle w:val="CommentText"/>
      </w:pPr>
      <w:r>
        <w:rPr>
          <w:rStyle w:val="CommentReference"/>
        </w:rPr>
        <w:annotationRef/>
      </w:r>
      <w:r>
        <w:t>Undefined term</w:t>
      </w:r>
    </w:p>
  </w:comment>
  <w:comment w:id="229" w:author="Thomas Harter" w:date="2026-03-28T22:54:00Z" w:initials="TH">
    <w:p w14:paraId="3C5BB8E2" w14:textId="77777777" w:rsidR="009868D6" w:rsidRDefault="009868D6" w:rsidP="009868D6">
      <w:pPr>
        <w:pStyle w:val="CommentText"/>
      </w:pPr>
      <w:r>
        <w:rPr>
          <w:rStyle w:val="CommentReference"/>
        </w:rPr>
        <w:annotationRef/>
      </w:r>
      <w:r>
        <w:t xml:space="preserve">I think  - as with the introduction - the key piece missing here is the “so what” message for the readership outside the Scott Valley. I think is written - and it is written well - you convey the methods and results that are of relevance to Scott Valley users.   But for any reader outside the Scott Valley sphere-of-influence, you leave out the answer to the “so what?” question. </w:t>
      </w:r>
    </w:p>
    <w:p w14:paraId="25D085C1" w14:textId="77777777" w:rsidR="009868D6" w:rsidRDefault="009868D6" w:rsidP="009868D6">
      <w:pPr>
        <w:pStyle w:val="CommentText"/>
      </w:pPr>
    </w:p>
    <w:p w14:paraId="4BA7F3D0" w14:textId="77777777" w:rsidR="009868D6" w:rsidRDefault="009868D6" w:rsidP="009868D6">
      <w:pPr>
        <w:pStyle w:val="CommentText"/>
      </w:pPr>
      <w:r>
        <w:t>I think by setting up the problem in a more general way than currently, in an improved introduction, you provide yourself the scientific set of questions that you can than further explore in the discussion, with references to tie it all back to the more general literature.</w:t>
      </w:r>
    </w:p>
    <w:p w14:paraId="05413CF8" w14:textId="77777777" w:rsidR="009868D6" w:rsidRDefault="009868D6" w:rsidP="009868D6">
      <w:pPr>
        <w:pStyle w:val="CommentText"/>
      </w:pPr>
    </w:p>
    <w:p w14:paraId="42D24F51" w14:textId="77777777" w:rsidR="009868D6" w:rsidRDefault="009868D6" w:rsidP="009868D6">
      <w:pPr>
        <w:pStyle w:val="CommentText"/>
      </w:pPr>
      <w:r>
        <w:t>Your unique contribution is to show that economics, hydrology, and ecology can be coupled into a quantitative computational framework such that you can evaluate the usefulness of PMAs with respect to competing agricultural, ecologic, and economic objectives to identify the pareto-optimal solution set.  Much in the way that the Chinese authors did in the three papers pointed out by the AE of Shubham’s paper, which I strongly recommend you to go through to learn how they took a similarly local study to make a global article.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686C96" w15:done="0"/>
  <w15:commentEx w15:paraId="3B7CBAFC" w15:done="0"/>
  <w15:commentEx w15:paraId="1056EEC7" w15:done="0"/>
  <w15:commentEx w15:paraId="332BD7E5" w15:done="0"/>
  <w15:commentEx w15:paraId="42D24F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D4004E" w16cex:dateUtc="2026-03-24T07:14:00Z"/>
  <w16cex:commentExtensible w16cex:durableId="63F6B7EC" w16cex:dateUtc="2026-03-29T05:24:00Z"/>
  <w16cex:commentExtensible w16cex:durableId="67F62297" w16cex:dateUtc="2026-03-24T08:04:00Z"/>
  <w16cex:commentExtensible w16cex:durableId="4666D9D0" w16cex:dateUtc="2026-03-24T07:44:00Z"/>
  <w16cex:commentExtensible w16cex:durableId="3B1F267C" w16cex:dateUtc="2026-03-29T0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686C96" w16cid:durableId="45D4004E"/>
  <w16cid:commentId w16cid:paraId="3B7CBAFC" w16cid:durableId="63F6B7EC"/>
  <w16cid:commentId w16cid:paraId="1056EEC7" w16cid:durableId="67F62297"/>
  <w16cid:commentId w16cid:paraId="332BD7E5" w16cid:durableId="4666D9D0"/>
  <w16cid:commentId w16cid:paraId="42D24F51" w16cid:durableId="3B1F26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DA19A" w14:textId="77777777" w:rsidR="00D65E39" w:rsidRDefault="00D65E39" w:rsidP="00005E72">
      <w:pPr>
        <w:spacing w:after="0"/>
      </w:pPr>
      <w:r>
        <w:separator/>
      </w:r>
    </w:p>
  </w:endnote>
  <w:endnote w:type="continuationSeparator" w:id="0">
    <w:p w14:paraId="50B04720" w14:textId="77777777" w:rsidR="00D65E39" w:rsidRDefault="00D65E39" w:rsidP="00005E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A200" w14:textId="77777777" w:rsidR="00D65E39" w:rsidRDefault="00D65E39" w:rsidP="00005E72">
      <w:pPr>
        <w:spacing w:after="0"/>
      </w:pPr>
      <w:r>
        <w:separator/>
      </w:r>
    </w:p>
  </w:footnote>
  <w:footnote w:type="continuationSeparator" w:id="0">
    <w:p w14:paraId="204F9B88" w14:textId="77777777" w:rsidR="00D65E39" w:rsidRDefault="00D65E39" w:rsidP="00005E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6A47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44E5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1B6C608C"/>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4E7C79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0C36D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81948843">
    <w:abstractNumId w:val="0"/>
  </w:num>
  <w:num w:numId="2" w16cid:durableId="894004260">
    <w:abstractNumId w:val="1"/>
  </w:num>
  <w:num w:numId="3" w16cid:durableId="275649094">
    <w:abstractNumId w:val="1"/>
  </w:num>
  <w:num w:numId="4" w16cid:durableId="1814909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988296">
    <w:abstractNumId w:val="2"/>
  </w:num>
  <w:num w:numId="6" w16cid:durableId="10694947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280138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Harter">
    <w15:presenceInfo w15:providerId="AD" w15:userId="S::thharter@ucdavis.edu::f2da3830-58da-424a-ab5f-16c619e36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5847"/>
    <w:rsid w:val="00005E72"/>
    <w:rsid w:val="00054728"/>
    <w:rsid w:val="00066837"/>
    <w:rsid w:val="00094148"/>
    <w:rsid w:val="000C3664"/>
    <w:rsid w:val="000F2BE0"/>
    <w:rsid w:val="00146100"/>
    <w:rsid w:val="00167F20"/>
    <w:rsid w:val="00186F2D"/>
    <w:rsid w:val="001A62CA"/>
    <w:rsid w:val="001B1483"/>
    <w:rsid w:val="001F1F1E"/>
    <w:rsid w:val="00250943"/>
    <w:rsid w:val="002B3D34"/>
    <w:rsid w:val="002D2A78"/>
    <w:rsid w:val="00313FA4"/>
    <w:rsid w:val="003A1772"/>
    <w:rsid w:val="003B1C74"/>
    <w:rsid w:val="003D08E3"/>
    <w:rsid w:val="003F20BB"/>
    <w:rsid w:val="003F4580"/>
    <w:rsid w:val="0042334C"/>
    <w:rsid w:val="00473D97"/>
    <w:rsid w:val="004742B4"/>
    <w:rsid w:val="004D7DBF"/>
    <w:rsid w:val="004F3A75"/>
    <w:rsid w:val="004F6544"/>
    <w:rsid w:val="00500BC2"/>
    <w:rsid w:val="00526EBF"/>
    <w:rsid w:val="00597F93"/>
    <w:rsid w:val="005C5BC4"/>
    <w:rsid w:val="0063782B"/>
    <w:rsid w:val="0067568E"/>
    <w:rsid w:val="006B6209"/>
    <w:rsid w:val="006D4B4B"/>
    <w:rsid w:val="006E57D8"/>
    <w:rsid w:val="006F0B26"/>
    <w:rsid w:val="00727889"/>
    <w:rsid w:val="007329B7"/>
    <w:rsid w:val="00790D19"/>
    <w:rsid w:val="007A1E33"/>
    <w:rsid w:val="007B6278"/>
    <w:rsid w:val="007B6D52"/>
    <w:rsid w:val="007D273E"/>
    <w:rsid w:val="007E0A42"/>
    <w:rsid w:val="00815847"/>
    <w:rsid w:val="008261CF"/>
    <w:rsid w:val="00855C51"/>
    <w:rsid w:val="008C55BD"/>
    <w:rsid w:val="008E46C4"/>
    <w:rsid w:val="009154D8"/>
    <w:rsid w:val="0092083C"/>
    <w:rsid w:val="00933AB3"/>
    <w:rsid w:val="0097416D"/>
    <w:rsid w:val="009868D6"/>
    <w:rsid w:val="009A0963"/>
    <w:rsid w:val="009A33A5"/>
    <w:rsid w:val="009A50BF"/>
    <w:rsid w:val="009B3067"/>
    <w:rsid w:val="009B493E"/>
    <w:rsid w:val="00A123F8"/>
    <w:rsid w:val="00A22465"/>
    <w:rsid w:val="00A66447"/>
    <w:rsid w:val="00A70150"/>
    <w:rsid w:val="00AA2CAD"/>
    <w:rsid w:val="00AB5AA8"/>
    <w:rsid w:val="00AC7B9A"/>
    <w:rsid w:val="00B134E4"/>
    <w:rsid w:val="00B14AAE"/>
    <w:rsid w:val="00B51BBA"/>
    <w:rsid w:val="00B84543"/>
    <w:rsid w:val="00C12864"/>
    <w:rsid w:val="00C555F9"/>
    <w:rsid w:val="00C704F7"/>
    <w:rsid w:val="00C83738"/>
    <w:rsid w:val="00C86F9D"/>
    <w:rsid w:val="00CF049B"/>
    <w:rsid w:val="00D1430A"/>
    <w:rsid w:val="00D30F61"/>
    <w:rsid w:val="00D65E39"/>
    <w:rsid w:val="00DC63FE"/>
    <w:rsid w:val="00DE2DAA"/>
    <w:rsid w:val="00DF347F"/>
    <w:rsid w:val="00E16CEE"/>
    <w:rsid w:val="00E40350"/>
    <w:rsid w:val="00E41096"/>
    <w:rsid w:val="00E46A6E"/>
    <w:rsid w:val="00E46B4C"/>
    <w:rsid w:val="00E61B46"/>
    <w:rsid w:val="00EC7B8C"/>
    <w:rsid w:val="00EF0AB8"/>
    <w:rsid w:val="00F120BF"/>
    <w:rsid w:val="00F1684F"/>
    <w:rsid w:val="00F278D7"/>
    <w:rsid w:val="00F5053D"/>
    <w:rsid w:val="00F76092"/>
    <w:rsid w:val="00F94BD0"/>
    <w:rsid w:val="00FB5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F79D"/>
  <w15:docId w15:val="{7BA0010F-DC87-4CD7-A13B-69B0BA58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E46B4C"/>
    <w:pPr>
      <w:spacing w:after="0"/>
    </w:pPr>
  </w:style>
  <w:style w:type="character" w:styleId="CommentReference">
    <w:name w:val="annotation reference"/>
    <w:basedOn w:val="DefaultParagraphFont"/>
    <w:rsid w:val="007B6278"/>
    <w:rPr>
      <w:sz w:val="16"/>
      <w:szCs w:val="16"/>
    </w:rPr>
  </w:style>
  <w:style w:type="paragraph" w:styleId="CommentText">
    <w:name w:val="annotation text"/>
    <w:basedOn w:val="Normal"/>
    <w:link w:val="CommentTextChar"/>
    <w:rsid w:val="007B6278"/>
    <w:rPr>
      <w:sz w:val="20"/>
      <w:szCs w:val="20"/>
    </w:rPr>
  </w:style>
  <w:style w:type="character" w:customStyle="1" w:styleId="CommentTextChar">
    <w:name w:val="Comment Text Char"/>
    <w:basedOn w:val="DefaultParagraphFont"/>
    <w:link w:val="CommentText"/>
    <w:rsid w:val="007B6278"/>
    <w:rPr>
      <w:sz w:val="20"/>
      <w:szCs w:val="20"/>
    </w:rPr>
  </w:style>
  <w:style w:type="paragraph" w:styleId="CommentSubject">
    <w:name w:val="annotation subject"/>
    <w:basedOn w:val="CommentText"/>
    <w:next w:val="CommentText"/>
    <w:link w:val="CommentSubjectChar"/>
    <w:rsid w:val="007B6278"/>
    <w:rPr>
      <w:b/>
      <w:bCs/>
    </w:rPr>
  </w:style>
  <w:style w:type="character" w:customStyle="1" w:styleId="CommentSubjectChar">
    <w:name w:val="Comment Subject Char"/>
    <w:basedOn w:val="CommentTextChar"/>
    <w:link w:val="CommentSubject"/>
    <w:rsid w:val="007B6278"/>
    <w:rPr>
      <w:b/>
      <w:bCs/>
      <w:sz w:val="20"/>
      <w:szCs w:val="20"/>
    </w:rPr>
  </w:style>
  <w:style w:type="paragraph" w:styleId="Header">
    <w:name w:val="header"/>
    <w:basedOn w:val="Normal"/>
    <w:link w:val="HeaderChar"/>
    <w:rsid w:val="00005E72"/>
    <w:pPr>
      <w:tabs>
        <w:tab w:val="center" w:pos="4680"/>
        <w:tab w:val="right" w:pos="9360"/>
      </w:tabs>
      <w:spacing w:after="0"/>
    </w:pPr>
  </w:style>
  <w:style w:type="character" w:customStyle="1" w:styleId="HeaderChar">
    <w:name w:val="Header Char"/>
    <w:basedOn w:val="DefaultParagraphFont"/>
    <w:link w:val="Header"/>
    <w:rsid w:val="00005E72"/>
  </w:style>
  <w:style w:type="paragraph" w:styleId="Footer">
    <w:name w:val="footer"/>
    <w:basedOn w:val="Normal"/>
    <w:link w:val="FooterChar"/>
    <w:rsid w:val="00005E72"/>
    <w:pPr>
      <w:tabs>
        <w:tab w:val="center" w:pos="4680"/>
        <w:tab w:val="right" w:pos="9360"/>
      </w:tabs>
      <w:spacing w:after="0"/>
    </w:pPr>
  </w:style>
  <w:style w:type="character" w:customStyle="1" w:styleId="FooterChar">
    <w:name w:val="Footer Char"/>
    <w:basedOn w:val="DefaultParagraphFont"/>
    <w:link w:val="Footer"/>
    <w:rsid w:val="00005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hyperlink" Target="https://doi.org/10.1002/eco.70098" TargetMode="External"/><Relationship Id="rId39" Type="http://schemas.openxmlformats.org/officeDocument/2006/relationships/hyperlink" Target="https://doi.org/10.1029/WR018i005p01326" TargetMode="External"/><Relationship Id="rId21" Type="http://schemas.openxmlformats.org/officeDocument/2006/relationships/hyperlink" Target="https://doi.org/10.1577/1548-8675(1994)014%3c0237:HDACSO%3e2.3.CO;2" TargetMode="External"/><Relationship Id="rId34" Type="http://schemas.openxmlformats.org/officeDocument/2006/relationships/hyperlink" Target="https://doi.org/10.1046/j.1523-1739.1996.10041163.x"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3389/fclim.2021.719150" TargetMode="External"/><Relationship Id="rId29" Type="http://schemas.openxmlformats.org/officeDocument/2006/relationships/hyperlink" Target="https://doi.org/10.2307/1312122"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1111/j.1752-1688.2000.tb04280.x" TargetMode="External"/><Relationship Id="rId32" Type="http://schemas.openxmlformats.org/officeDocument/2006/relationships/hyperlink" Target="https://doi.org/10.1016/j.jhydrol.2020.124787" TargetMode="External"/><Relationship Id="rId37" Type="http://schemas.openxmlformats.org/officeDocument/2006/relationships/hyperlink" Target="https://doi.org/10.1007/s10040-005-0015-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29/WR009i004p00826" TargetMode="External"/><Relationship Id="rId28" Type="http://schemas.openxmlformats.org/officeDocument/2006/relationships/hyperlink" Target="https://doi.org/10.1007/BF03161678" TargetMode="External"/><Relationship Id="rId36" Type="http://schemas.openxmlformats.org/officeDocument/2006/relationships/hyperlink" Target="https://doi.org/10.1029/2018WR024209" TargetMode="External"/><Relationship Id="rId10" Type="http://schemas.microsoft.com/office/2016/09/relationships/commentsIds" Target="commentsIds.xml"/><Relationship Id="rId19" Type="http://schemas.openxmlformats.org/officeDocument/2006/relationships/hyperlink" Target="https://doi.org/10.1002/eap.3013" TargetMode="External"/><Relationship Id="rId31" Type="http://schemas.openxmlformats.org/officeDocument/2006/relationships/hyperlink" Target="https://doi.org/10.1016/j.envsci.2016.05.006"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2135/cropsci1983.0011183X002300040016x" TargetMode="External"/><Relationship Id="rId27" Type="http://schemas.openxmlformats.org/officeDocument/2006/relationships/hyperlink" Target="https://doi.org/10.3133/wsp1462" TargetMode="External"/><Relationship Id="rId30" Type="http://schemas.openxmlformats.org/officeDocument/2006/relationships/hyperlink" Target="https://doi.org/10.1029/WR009i004p00837" TargetMode="External"/><Relationship Id="rId35" Type="http://schemas.openxmlformats.org/officeDocument/2006/relationships/hyperlink" Target="https://doi.org/10.1002/rra.736" TargetMode="Externa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29/2004WR003787" TargetMode="External"/><Relationship Id="rId33" Type="http://schemas.openxmlformats.org/officeDocument/2006/relationships/hyperlink" Target="https://doi.org/10.2307/1313099" TargetMode="External"/><Relationship Id="rId38" Type="http://schemas.openxmlformats.org/officeDocument/2006/relationships/hyperlink" Target="https://doi.org/10.1093/biosci/biv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82203-A925-4F01-914D-049E1956B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3267</TotalTime>
  <Pages>34</Pages>
  <Words>10527</Words>
  <Characters>60006</Characters>
  <Application>Microsoft Office Word</Application>
  <DocSecurity>0</DocSecurity>
  <Lines>500</Lines>
  <Paragraphs>140</Paragraphs>
  <ScaleCrop>false</ScaleCrop>
  <Company/>
  <LinksUpToDate>false</LinksUpToDate>
  <CharactersWithSpaces>70393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Locally-tailored objective functions expand utility of watershed model results and clarify trade-offs in an active local water planning process, northern California</dc:title>
  <dc:creator>Claire Kouba</dc:creator>
  <cp:keywords/>
  <cp:lastModifiedBy>Thomas Harter</cp:lastModifiedBy>
  <cp:revision>95</cp:revision>
  <dcterms:created xsi:type="dcterms:W3CDTF">2026-03-10T17:42:00Z</dcterms:created>
  <dcterms:modified xsi:type="dcterms:W3CDTF">2026-03-29T05:54:00Z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